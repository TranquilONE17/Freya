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rPr>
          <w:color w:val="000000"/>
        </w:rPr>
        <w:t>FREYA FOUNDATION v1.1</w:t>
      </w:r>
    </w:p>
    <w:p>
      <w:pPr>
        <w:pStyle w:val="Subtitle"/>
        <w:widowControl/>
        <w:jc w:val="center"/>
      </w:pPr>
      <w:r>
        <w:rPr>
          <w:color w:val="000000"/>
        </w:rPr>
        <w:t>System Architecture &amp; Design Specification</w:t>
      </w:r>
    </w:p>
    <w:p>
      <w:pPr>
        <w:widowControl/>
        <w:jc w:val="center"/>
      </w:pPr>
      <w:r>
        <w:rPr>
          <w:rFonts w:ascii="Calibri" w:hAnsi="Calibri"/>
          <w:color w:val="000000"/>
        </w:rPr>
        <w:t>Architecture Candidate — Accepted Review Changes Incorporated</w:t>
      </w:r>
    </w:p>
    <w:p>
      <w:pPr>
        <w:widowControl/>
      </w:pP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2088"/>
        <w:gridCol w:w="8078"/>
      </w:tblGrid>
      <w:tr>
        <w:trPr>
          <w:tblHeader w:val="true"/>
          <w:cantSplit/>
          <w:tblHeader/>
        </w:trPr>
        <w:tc>
          <w:tcPr>
            <w:tcW w:type="dxa" w:w="2088"/>
            <w:vAlign w:val="center"/>
            <w:shd w:fill="243746"/>
          </w:tcPr>
          <w:p>
            <w:pPr>
              <w:keepNext w:val="0"/>
              <w:keepLines w:val="0"/>
              <w:spacing w:after="40" w:before="40" w:line="252" w:lineRule="auto"/>
            </w:pPr>
            <w:r>
              <w:rPr>
                <w:rFonts w:ascii="Calibri" w:hAnsi="Calibri"/>
                <w:b/>
                <w:color w:val="FFFFFF"/>
                <w:sz w:val="19"/>
              </w:rPr>
              <w:t>Field</w:t>
            </w:r>
          </w:p>
        </w:tc>
        <w:tc>
          <w:tcPr>
            <w:tcW w:type="dxa" w:w="8078"/>
            <w:vAlign w:val="center"/>
            <w:shd w:fill="243746"/>
          </w:tcPr>
          <w:p>
            <w:pPr>
              <w:keepNext w:val="0"/>
              <w:keepLines w:val="0"/>
              <w:spacing w:after="40" w:before="40" w:line="252" w:lineRule="auto"/>
            </w:pPr>
            <w:r>
              <w:rPr>
                <w:rFonts w:ascii="Calibri" w:hAnsi="Calibri"/>
                <w:b/>
                <w:color w:val="FFFFFF"/>
                <w:sz w:val="19"/>
              </w:rPr>
              <w:t>Value</w:t>
            </w:r>
          </w:p>
        </w:tc>
      </w:tr>
      <w:tr>
        <w:trPr>
          <w:cantSplit/>
        </w:trPr>
        <w:tc>
          <w:tcPr>
            <w:tcW w:type="dxa" w:w="2088"/>
            <w:vAlign w:val="center"/>
            <w:shd w:fill="FFFFFF"/>
          </w:tcPr>
          <w:p>
            <w:pPr>
              <w:keepNext w:val="0"/>
              <w:keepLines w:val="0"/>
              <w:spacing w:after="40" w:before="40" w:line="252" w:lineRule="auto"/>
            </w:pPr>
            <w:r>
              <w:rPr>
                <w:rFonts w:ascii="Calibri" w:hAnsi="Calibri"/>
                <w:b w:val="0"/>
                <w:color w:val="000000"/>
                <w:sz w:val="19"/>
              </w:rPr>
              <w:t>Document status</w:t>
            </w:r>
          </w:p>
        </w:tc>
        <w:tc>
          <w:tcPr>
            <w:tcW w:type="dxa" w:w="8078"/>
            <w:vAlign w:val="center"/>
            <w:shd w:fill="FFFFFF"/>
          </w:tcPr>
          <w:p>
            <w:pPr>
              <w:keepNext w:val="0"/>
              <w:keepLines w:val="0"/>
              <w:spacing w:after="40" w:before="40" w:line="252" w:lineRule="auto"/>
            </w:pPr>
            <w:r>
              <w:rPr>
                <w:rFonts w:ascii="Calibri" w:hAnsi="Calibri"/>
                <w:b w:val="0"/>
                <w:color w:val="000000"/>
                <w:sz w:val="19"/>
              </w:rPr>
              <w:t>Foundation v1.1 revised architecture candidate; freeze subject to section 25 gates</w:t>
            </w:r>
          </w:p>
        </w:tc>
      </w:tr>
      <w:tr>
        <w:trPr>
          <w:cantSplit/>
        </w:trPr>
        <w:tc>
          <w:tcPr>
            <w:tcW w:type="dxa" w:w="2088"/>
            <w:vAlign w:val="center"/>
            <w:shd w:fill="F2F5F7"/>
          </w:tcPr>
          <w:p>
            <w:pPr>
              <w:keepNext w:val="0"/>
              <w:keepLines w:val="0"/>
              <w:spacing w:after="40" w:before="40" w:line="252" w:lineRule="auto"/>
            </w:pPr>
            <w:r>
              <w:rPr>
                <w:rFonts w:ascii="Calibri" w:hAnsi="Calibri"/>
                <w:b w:val="0"/>
                <w:color w:val="000000"/>
                <w:sz w:val="19"/>
              </w:rPr>
              <w:t>Purpose</w:t>
            </w:r>
          </w:p>
        </w:tc>
        <w:tc>
          <w:tcPr>
            <w:tcW w:type="dxa" w:w="8078"/>
            <w:vAlign w:val="center"/>
            <w:shd w:fill="F2F5F7"/>
          </w:tcPr>
          <w:p>
            <w:pPr>
              <w:keepNext w:val="0"/>
              <w:keepLines w:val="0"/>
              <w:spacing w:after="40" w:before="40" w:line="252" w:lineRule="auto"/>
            </w:pPr>
            <w:r>
              <w:rPr>
                <w:rFonts w:ascii="Calibri" w:hAnsi="Calibri"/>
                <w:b w:val="0"/>
                <w:color w:val="000000"/>
                <w:sz w:val="19"/>
              </w:rPr>
              <w:t>Define reconciled architecture requirements, normative implementation contracts, and acceptance criteria for the single-workstation alpha and future extensions</w:t>
            </w:r>
          </w:p>
        </w:tc>
      </w:tr>
      <w:tr>
        <w:trPr>
          <w:cantSplit/>
        </w:trPr>
        <w:tc>
          <w:tcPr>
            <w:tcW w:type="dxa" w:w="2088"/>
            <w:vAlign w:val="center"/>
            <w:shd w:fill="FFFFFF"/>
          </w:tcPr>
          <w:p>
            <w:pPr>
              <w:keepNext w:val="0"/>
              <w:keepLines w:val="0"/>
              <w:spacing w:after="40" w:before="40" w:line="252" w:lineRule="auto"/>
            </w:pPr>
            <w:r>
              <w:rPr>
                <w:rFonts w:ascii="Calibri" w:hAnsi="Calibri"/>
                <w:b w:val="0"/>
                <w:color w:val="000000"/>
                <w:sz w:val="19"/>
              </w:rPr>
              <w:t>Primary deployment</w:t>
            </w:r>
          </w:p>
        </w:tc>
        <w:tc>
          <w:tcPr>
            <w:tcW w:type="dxa" w:w="8078"/>
            <w:vAlign w:val="center"/>
            <w:shd w:fill="FFFFFF"/>
          </w:tcPr>
          <w:p>
            <w:pPr>
              <w:keepNext w:val="0"/>
              <w:keepLines w:val="0"/>
              <w:spacing w:after="40" w:before="40" w:line="252" w:lineRule="auto"/>
            </w:pPr>
            <w:r>
              <w:rPr>
                <w:rFonts w:ascii="Calibri" w:hAnsi="Calibri"/>
                <w:b w:val="0"/>
                <w:color w:val="000000"/>
                <w:sz w:val="19"/>
              </w:rPr>
              <w:t>Single Windows 11 workstation with RTX 4090; scale-out path to heterogeneous Linux/Windows rack</w:t>
            </w:r>
          </w:p>
        </w:tc>
      </w:tr>
      <w:tr>
        <w:trPr>
          <w:cantSplit/>
        </w:trPr>
        <w:tc>
          <w:tcPr>
            <w:tcW w:type="dxa" w:w="2088"/>
            <w:vAlign w:val="center"/>
            <w:shd w:fill="F2F5F7"/>
          </w:tcPr>
          <w:p>
            <w:pPr>
              <w:keepNext w:val="0"/>
              <w:keepLines w:val="0"/>
              <w:spacing w:after="40" w:before="40" w:line="252" w:lineRule="auto"/>
            </w:pPr>
            <w:r>
              <w:rPr>
                <w:rFonts w:ascii="Calibri" w:hAnsi="Calibri"/>
                <w:b w:val="0"/>
                <w:color w:val="000000"/>
                <w:sz w:val="19"/>
              </w:rPr>
              <w:t>Review targets</w:t>
            </w:r>
          </w:p>
        </w:tc>
        <w:tc>
          <w:tcPr>
            <w:tcW w:type="dxa" w:w="8078"/>
            <w:vAlign w:val="center"/>
            <w:shd w:fill="F2F5F7"/>
          </w:tcPr>
          <w:p>
            <w:pPr>
              <w:keepNext w:val="0"/>
              <w:keepLines w:val="0"/>
              <w:spacing w:after="40" w:before="40" w:line="252" w:lineRule="auto"/>
            </w:pPr>
            <w:r>
              <w:rPr>
                <w:rFonts w:ascii="Calibri" w:hAnsi="Calibri"/>
                <w:b w:val="0"/>
                <w:color w:val="000000"/>
                <w:sz w:val="19"/>
              </w:rPr>
              <w:t>Codex for the current review cycle; human engineering/security approval of ADRs and gates remains pending</w:t>
            </w:r>
          </w:p>
        </w:tc>
      </w:tr>
      <w:tr>
        <w:trPr>
          <w:cantSplit/>
        </w:trPr>
        <w:tc>
          <w:tcPr>
            <w:tcW w:type="dxa" w:w="2088"/>
            <w:vAlign w:val="center"/>
            <w:shd w:fill="FFFFFF"/>
          </w:tcPr>
          <w:p>
            <w:pPr>
              <w:keepNext w:val="0"/>
              <w:keepLines w:val="0"/>
              <w:spacing w:after="40" w:before="40" w:line="252" w:lineRule="auto"/>
            </w:pPr>
            <w:r>
              <w:rPr>
                <w:rFonts w:ascii="Calibri" w:hAnsi="Calibri"/>
                <w:b w:val="0"/>
                <w:color w:val="000000"/>
                <w:sz w:val="19"/>
              </w:rPr>
              <w:t>Normative language</w:t>
            </w:r>
          </w:p>
        </w:tc>
        <w:tc>
          <w:tcPr>
            <w:tcW w:type="dxa" w:w="8078"/>
            <w:vAlign w:val="center"/>
            <w:shd w:fill="FFFFFF"/>
          </w:tcPr>
          <w:p>
            <w:pPr>
              <w:keepNext w:val="0"/>
              <w:keepLines w:val="0"/>
              <w:spacing w:after="40" w:before="40" w:line="252" w:lineRule="auto"/>
            </w:pPr>
            <w:r>
              <w:rPr>
                <w:rFonts w:ascii="Calibri" w:hAnsi="Calibri"/>
                <w:b w:val="0"/>
                <w:color w:val="000000"/>
                <w:sz w:val="19"/>
              </w:rPr>
              <w:t>MUST / SHOULD / MAY as defined in RFC-style requirement language</w:t>
            </w:r>
          </w:p>
        </w:tc>
      </w:tr>
      <w:tr>
        <w:trPr>
          <w:cantSplit/>
        </w:trPr>
        <w:tc>
          <w:tcPr>
            <w:tcW w:type="dxa" w:w="2088"/>
            <w:vAlign w:val="center"/>
            <w:shd w:fill="F2F5F7"/>
          </w:tcPr>
          <w:p>
            <w:pPr>
              <w:keepNext w:val="0"/>
              <w:keepLines w:val="0"/>
              <w:spacing w:after="40" w:before="40" w:line="252" w:lineRule="auto"/>
            </w:pPr>
            <w:r>
              <w:rPr>
                <w:rFonts w:ascii="Calibri" w:hAnsi="Calibri"/>
                <w:b w:val="0"/>
                <w:color w:val="000000"/>
                <w:sz w:val="19"/>
              </w:rPr>
              <w:t>Date</w:t>
            </w:r>
          </w:p>
        </w:tc>
        <w:tc>
          <w:tcPr>
            <w:tcW w:type="dxa" w:w="8078"/>
            <w:vAlign w:val="center"/>
            <w:shd w:fill="F2F5F7"/>
          </w:tcPr>
          <w:p>
            <w:pPr>
              <w:keepNext w:val="0"/>
              <w:keepLines w:val="0"/>
              <w:spacing w:after="40" w:before="40" w:line="252" w:lineRule="auto"/>
            </w:pPr>
            <w:r>
              <w:rPr>
                <w:rFonts w:ascii="Calibri" w:hAnsi="Calibri"/>
                <w:b w:val="0"/>
                <w:color w:val="000000"/>
                <w:sz w:val="19"/>
              </w:rPr>
              <w:t>2026-10-07</w:t>
            </w:r>
          </w:p>
        </w:tc>
      </w:tr>
    </w:tbl>
    <w:p>
      <w:pPr>
        <w:widowControl/>
      </w:pPr>
    </w:p>
    <w:p>
      <w:pPr>
        <w:widowControl/>
        <w:jc w:val="center"/>
      </w:pPr>
      <w:r>
        <w:rPr>
          <w:rFonts w:ascii="Calibri" w:hAnsi="Calibri"/>
          <w:b/>
          <w:color w:val="000000"/>
        </w:rPr>
        <w:t>Design principle</w:t>
      </w:r>
    </w:p>
    <w:p>
      <w:pPr>
        <w:widowControl/>
        <w:jc w:val="center"/>
      </w:pPr>
      <w:r>
        <w:rPr>
          <w:rFonts w:ascii="Calibri" w:hAnsi="Calibri"/>
          <w:i/>
          <w:color w:val="000000"/>
        </w:rPr>
        <w:t>Freya owns the semantics, governance, contracts, and intelligence. Mature infrastructure is integrated behind replaceable providers wherever practical.</w:t>
      </w:r>
    </w:p>
    <w:p>
      <w:pPr>
        <w:widowControl/>
      </w:pPr>
      <w:r>
        <w:rPr>
          <w:rFonts w:ascii="Calibri" w:hAnsi="Calibri"/>
          <w:color w:val="000000"/>
        </w:rPr>
        <w:br w:type="page"/>
      </w:r>
    </w:p>
    <w:p>
      <w:pPr>
        <w:widowControl/>
      </w:pPr>
      <w:r>
        <w:rPr>
          <w:rFonts w:ascii="Calibri" w:hAnsi="Calibri"/>
          <w:color w:val="000000"/>
        </w:rPr>
        <w:t>Reconstruction basis: original Foundation v1 freeze candidate dated 2026-10-07; complete Codex post-review handoff including Part 12; accepted ChatGPT reconciliation with the user’s explicit profile and operational-target modifications. Original requirement IDs and unmodified material are retained. No existing Freya repository, current technology support/licensing, or running security tests were verified for this artifact.</w:t>
      </w:r>
    </w:p>
    <w:p>
      <w:pPr>
        <w:widowControl/>
      </w:pPr>
      <w:r>
        <w:rPr>
          <w:rFonts w:ascii="Calibri" w:hAnsi="Calibri"/>
          <w:color w:val="000000"/>
        </w:rPr>
        <w:t>Review and approval status: architecture candidate. ADR completion/approval, final adversarial review and implementation evidence are pending.</w:t>
      </w:r>
    </w:p>
    <w:p>
      <w:pPr>
        <w:widowControl/>
        <w:rPr>
          <w:ins w:id="9001" w:author="Claude" w:date="2026-10-07T12:00:00Z"/>
        </w:rPr>
      </w:pPr>
      <w:ins w:id="9002" w:author="Claude" w:date="2026-10-07T12:00:00Z">
        <w:r>
          <w:rPr>
            <w:b/>
          </w:rPr>
          <w:t xml:space="preserve">Claude review amendments (tracked, pending reconciliation).</w:t>
        </w:r>
        <w:r>
          <w:t xml:space="preserve"> Tracked insertions and rewordings implement findings F1–F16 of the Claude adversarial review dated 2026-10-07. New requirements carry provisional labels NEW-A to NEW-L; final IDs are assigned at reconciliation and no existing ID is reused or renumbered. These amendments are proposals for reconciliation: they do not assert ADR approval, freeze, or completed evidence.</w:t>
        </w:r>
      </w:ins>
    </w:p>
    <w:p>
      <w:pPr>
        <w:pStyle w:val="Heading1"/>
        <w:keepNext/>
        <w:pageBreakBefore/>
        <w:widowControl/>
      </w:pPr>
      <w:r>
        <w:rPr>
          <w:color w:val="000000"/>
        </w:rPr>
        <w:t>Contents</w:t>
      </w:r>
    </w:p>
    <w:p>
      <w:pPr>
        <w:widowControl/>
        <w:spacing w:after="60"/>
      </w:pPr>
      <w:hyperlink w:anchor="section_1">
        <w:r>
          <w:t>1. Executive Summary</w:t>
        </w:r>
      </w:hyperlink>
    </w:p>
    <w:p>
      <w:pPr>
        <w:widowControl/>
        <w:spacing w:after="60"/>
      </w:pPr>
      <w:hyperlink w:anchor="section_2">
        <w:r>
          <w:t>2. Scope, Goals, and Non-Goals</w:t>
        </w:r>
      </w:hyperlink>
    </w:p>
    <w:p>
      <w:pPr>
        <w:widowControl/>
        <w:spacing w:after="60"/>
      </w:pPr>
      <w:hyperlink w:anchor="section_3">
        <w:r>
          <w:t>3. Normative Architectural Principles</w:t>
        </w:r>
      </w:hyperlink>
    </w:p>
    <w:p>
      <w:pPr>
        <w:widowControl/>
        <w:spacing w:after="60"/>
      </w:pPr>
      <w:hyperlink w:anchor="section_4">
        <w:r>
          <w:t>4. Component Model and Ownership Boundaries</w:t>
        </w:r>
      </w:hyperlink>
    </w:p>
    <w:p>
      <w:pPr>
        <w:widowControl/>
        <w:spacing w:after="60"/>
      </w:pPr>
      <w:hyperlink w:anchor="section_5">
        <w:r>
          <w:t>5. Capability Architecture</w:t>
        </w:r>
      </w:hyperlink>
    </w:p>
    <w:p>
      <w:pPr>
        <w:widowControl/>
        <w:spacing w:after="60"/>
      </w:pPr>
      <w:hyperlink w:anchor="section_6">
        <w:r>
          <w:t>6. Security Architecture</w:t>
        </w:r>
      </w:hyperlink>
    </w:p>
    <w:p>
      <w:pPr>
        <w:widowControl/>
        <w:spacing w:after="60"/>
      </w:pPr>
      <w:hyperlink w:anchor="section_7">
        <w:r>
          <w:t>7. Multi-User Architecture</w:t>
        </w:r>
      </w:hyperlink>
    </w:p>
    <w:p>
      <w:pPr>
        <w:widowControl/>
        <w:spacing w:after="60"/>
      </w:pPr>
      <w:hyperlink w:anchor="section_8">
        <w:r>
          <w:t>8. Memory, Context, and Knowledge</w:t>
        </w:r>
      </w:hyperlink>
    </w:p>
    <w:p>
      <w:pPr>
        <w:widowControl/>
        <w:spacing w:after="60"/>
      </w:pPr>
      <w:hyperlink w:anchor="section_9">
        <w:r>
          <w:t>9. Model Runtime and Resource Architecture</w:t>
        </w:r>
      </w:hyperlink>
    </w:p>
    <w:p>
      <w:pPr>
        <w:widowControl/>
        <w:spacing w:after="60"/>
      </w:pPr>
      <w:hyperlink w:anchor="section_10">
        <w:r>
          <w:t>10. Capability-Aware Model Escalation</w:t>
        </w:r>
      </w:hyperlink>
    </w:p>
    <w:p>
      <w:pPr>
        <w:widowControl/>
        <w:spacing w:after="60"/>
      </w:pPr>
      <w:hyperlink w:anchor="section_11">
        <w:r>
          <w:t>11. Goal Orchestration and Durable Workflows</w:t>
        </w:r>
      </w:hyperlink>
    </w:p>
    <w:p>
      <w:pPr>
        <w:widowControl/>
        <w:spacing w:after="60"/>
      </w:pPr>
      <w:hyperlink w:anchor="section_12">
        <w:r>
          <w:t>12. Distributed Nodes and Messaging</w:t>
        </w:r>
      </w:hyperlink>
    </w:p>
    <w:p>
      <w:pPr>
        <w:widowControl/>
        <w:spacing w:after="60"/>
      </w:pPr>
      <w:hyperlink w:anchor="section_13">
        <w:r>
          <w:t>13. Extension, MCP, and Skill Lifecycle</w:t>
        </w:r>
      </w:hyperlink>
    </w:p>
    <w:p>
      <w:pPr>
        <w:widowControl/>
        <w:spacing w:after="60"/>
      </w:pPr>
      <w:hyperlink w:anchor="section_14">
        <w:r>
          <w:t>14. Multi-GUI and Client Architecture</w:t>
        </w:r>
      </w:hyperlink>
    </w:p>
    <w:p>
      <w:pPr>
        <w:widowControl/>
        <w:spacing w:after="60"/>
      </w:pPr>
      <w:hyperlink w:anchor="section_15">
        <w:r>
          <w:t>15. Automation, Computer Use, and Physical Devices</w:t>
        </w:r>
      </w:hyperlink>
    </w:p>
    <w:p>
      <w:pPr>
        <w:widowControl/>
        <w:spacing w:after="60"/>
      </w:pPr>
      <w:hyperlink w:anchor="section_16">
        <w:r>
          <w:t>16. Observability, Evaluation, and Audit</w:t>
        </w:r>
      </w:hyperlink>
    </w:p>
    <w:p>
      <w:pPr>
        <w:widowControl/>
        <w:spacing w:after="60"/>
      </w:pPr>
      <w:hyperlink w:anchor="section_17">
        <w:r>
          <w:t>17. Licensing, Provenance, and Third-Party Governance</w:t>
        </w:r>
      </w:hyperlink>
    </w:p>
    <w:p>
      <w:pPr>
        <w:widowControl/>
        <w:spacing w:after="60"/>
      </w:pPr>
      <w:hyperlink w:anchor="section_18">
        <w:r>
          <w:t>18. Updates, Backup, Recovery, and Rollback</w:t>
        </w:r>
      </w:hyperlink>
    </w:p>
    <w:p>
      <w:pPr>
        <w:widowControl/>
        <w:spacing w:after="60"/>
      </w:pPr>
      <w:hyperlink w:anchor="section_19">
        <w:r>
          <w:t>19. Failure Semantics and Acceptance Tests</w:t>
        </w:r>
      </w:hyperlink>
    </w:p>
    <w:p>
      <w:pPr>
        <w:widowControl/>
        <w:spacing w:after="60"/>
      </w:pPr>
      <w:hyperlink w:anchor="section_20">
        <w:r>
          <w:t>20. Foundation v1 Implementation Boundary</w:t>
        </w:r>
      </w:hyperlink>
    </w:p>
    <w:p>
      <w:pPr>
        <w:widowControl/>
        <w:spacing w:after="60"/>
      </w:pPr>
      <w:hyperlink w:anchor="section_21">
        <w:r>
          <w:t>21. Suggested Repository Structure</w:t>
        </w:r>
      </w:hyperlink>
    </w:p>
    <w:p>
      <w:pPr>
        <w:widowControl/>
        <w:spacing w:after="60"/>
      </w:pPr>
      <w:hyperlink w:anchor="section_22">
        <w:r>
          <w:t>22. Architecture Decision Records to Freeze</w:t>
        </w:r>
      </w:hyperlink>
    </w:p>
    <w:p>
      <w:pPr>
        <w:widowControl/>
        <w:spacing w:after="60"/>
      </w:pPr>
      <w:hyperlink w:anchor="section_23">
        <w:r>
          <w:t>23. Candidate Technology Registry (Non-Binding)</w:t>
        </w:r>
      </w:hyperlink>
    </w:p>
    <w:p>
      <w:pPr>
        <w:widowControl/>
        <w:spacing w:after="60"/>
      </w:pPr>
      <w:hyperlink w:anchor="section_24">
        <w:r>
          <w:t>24. Minimum Contract Schemas and Interfaces</w:t>
        </w:r>
      </w:hyperlink>
    </w:p>
    <w:p>
      <w:pPr>
        <w:widowControl/>
        <w:spacing w:after="60"/>
      </w:pPr>
      <w:hyperlink w:anchor="section_25">
        <w:r>
          <w:t>25. Foundation v1 Architecture Freeze Gates</w:t>
        </w:r>
      </w:hyperlink>
    </w:p>
    <w:p>
      <w:pPr>
        <w:widowControl/>
        <w:spacing w:after="60"/>
      </w:pPr>
      <w:hyperlink w:anchor="section_26">
        <w:r>
          <w:t>26. Ready-to-Use External Review Brief</w:t>
        </w:r>
      </w:hyperlink>
    </w:p>
    <w:p>
      <w:pPr>
        <w:widowControl/>
        <w:spacing w:after="60"/>
      </w:pPr>
      <w:hyperlink w:anchor="section_27">
        <w:r>
          <w:t>27. Research Basis and Selected Primary Sources</w:t>
        </w:r>
      </w:hyperlink>
    </w:p>
    <w:p>
      <w:pPr>
        <w:widowControl/>
        <w:spacing w:after="60"/>
      </w:pPr>
      <w:hyperlink w:anchor="section_28">
        <w:r>
          <w:t>28. Alpha Decisions and Remaining Validation</w:t>
        </w:r>
      </w:hyperlink>
    </w:p>
    <w:p>
      <w:pPr>
        <w:widowControl/>
        <w:spacing w:after="60"/>
      </w:pPr>
      <w:hyperlink w:anchor="section_29">
        <w:r>
          <w:t>29. Freeze Candidate Statement</w:t>
        </w:r>
      </w:hyperlink>
    </w:p>
    <w:p>
      <w:pPr>
        <w:widowControl/>
        <w:spacing w:after="60"/>
      </w:pPr>
      <w:hyperlink w:anchor="section_30">
        <w:r>
          <w:t>30. Implementation Requirements and Evidence Matrix</w:t>
        </w:r>
      </w:hyperlink>
    </w:p>
    <w:p>
      <w:bookmarkStart w:id="100" w:name="section_1"/>
      <w:pPr>
        <w:pStyle w:val="Heading1"/>
        <w:keepNext/>
        <w:pageBreakBefore/>
        <w:widowControl/>
      </w:pPr>
      <w:r>
        <w:rPr>
          <w:color w:val="000000"/>
        </w:rPr>
        <w:t>1. Executive Summary</w:t>
      </w:r>
      <w:bookmarkEnd w:id="100"/>
    </w:p>
    <w:p>
      <w:pPr>
        <w:widowControl/>
      </w:pPr>
      <w:r>
        <w:rPr>
          <w:rFonts w:ascii="Calibri" w:hAnsi="Calibri"/>
          <w:color w:val="000000"/>
        </w:rPr>
        <w:t>Freya is a local-first, modular, multi-user, agentic computing platform intended to operate from a single workstation through a heterogeneous multi-node home-lab or rack without changing its fundamental Core contracts. It is not defined by a particular LLM, agent framework, GUI, voice engine, database, scheduler, accelerator vendor, automation platform, or cloud service. Those are replaceable providers or clients.</w:t>
      </w:r>
    </w:p>
    <w:p>
      <w:pPr>
        <w:widowControl/>
      </w:pPr>
      <w:r>
        <w:rPr>
          <w:rFonts w:ascii="Calibri" w:hAnsi="Calibri"/>
          <w:color w:val="000000"/>
        </w:rPr>
        <w:t>Foundation v1 establishes the contracts and security boundaries required to preserve that independence. The initial alpha is deliberately smaller than the eventual architecture: it may run on one Windows workstation using local execution and Ollama, while exposing the same provider, capability, policy, resource, context, identity, audit, and client contracts that later admit distributed infrastructure.</w:t>
      </w:r>
    </w:p>
    <w:p>
      <w:pPr>
        <w:pStyle w:val="Heading2"/>
        <w:keepNext/>
        <w:widowControl/>
      </w:pPr>
      <w:r>
        <w:rPr>
          <w:color w:val="000000"/>
        </w:rPr>
        <w:t>1.1 Freya-owned semantics</w:t>
      </w:r>
    </w:p>
    <w:p>
      <w:pPr>
        <w:pStyle w:val="ListBullet"/>
        <w:widowControl/>
      </w:pPr>
      <w:r>
        <w:t>Capability Model and Capability Broker semantics.</w:t>
      </w:r>
    </w:p>
    <w:p>
      <w:pPr>
        <w:pStyle w:val="ListBullet"/>
        <w:widowControl/>
      </w:pPr>
      <w:r>
        <w:t>Security, authorization, user, security-domain, sovereignty, and federation semantics.</w:t>
      </w:r>
    </w:p>
    <w:p>
      <w:pPr>
        <w:pStyle w:val="ListBullet"/>
        <w:widowControl/>
      </w:pPr>
      <w:r>
        <w:t>Provider contracts, lifecycle, discovery, health, and graceful degradation semantics.</w:t>
      </w:r>
    </w:p>
    <w:p>
      <w:pPr>
        <w:pStyle w:val="ListBullet"/>
        <w:widowControl/>
      </w:pPr>
      <w:r>
        <w:t>Context Authority: what memory, knowledge, tools, files, and system state a task or agent may receive.</w:t>
      </w:r>
    </w:p>
    <w:p>
      <w:pPr>
        <w:pStyle w:val="ListBullet"/>
        <w:widowControl/>
      </w:pPr>
      <w:r>
        <w:t>Resource Intelligence: normalized resources plus higher-level placement/resource policy.</w:t>
      </w:r>
    </w:p>
    <w:p>
      <w:pPr>
        <w:pStyle w:val="ListBullet"/>
        <w:widowControl/>
      </w:pPr>
      <w:r>
        <w:t>Goal orchestration semantics: plan, authorize, execute, observe, verify, replan, escalate, stop.</w:t>
      </w:r>
    </w:p>
    <w:p>
      <w:pPr>
        <w:pStyle w:val="ListBullet"/>
        <w:widowControl/>
      </w:pPr>
      <w:r>
        <w:t>Client Gateway contract for multiple simultaneous and custom GUIs.</w:t>
      </w:r>
    </w:p>
    <w:p>
      <w:pPr>
        <w:pStyle w:val="Heading2"/>
        <w:keepNext/>
        <w:widowControl/>
      </w:pPr>
      <w:r>
        <w:rPr>
          <w:color w:val="000000"/>
        </w:rPr>
        <w:t>1.2 Infrastructure integration doctrine</w:t>
      </w:r>
    </w:p>
    <w:p>
      <w:pPr>
        <w:widowControl/>
      </w:pPr>
      <w:r>
        <w:rPr>
          <w:rFonts w:ascii="Calibri" w:hAnsi="Calibri"/>
          <w:color w:val="000000"/>
        </w:rPr>
        <w:t>Before custom-building infrastructure, document the mature alternatives considered and the reason integration or adaptation is insufficient. Use a short decision note for a small adapter and a full ADR for security-critical, stateful, or distributed infrastructure. Integration does not transfer Freya governance authority.</w:t>
      </w:r>
    </w:p>
    <w:p>
      <w:pPr>
        <w:keepLines/>
        <w:widowControl/>
      </w:pPr>
      <w:r>
        <w:rPr>
          <w:b/>
        </w:rPr>
        <w:t>ARCH-001 — MUST:</w:t>
      </w:r>
      <w:r>
        <w:t xml:space="preserve"> Treat every external runtime, model server, scheduler, database, GUI, agent framework, automation system, and infrastructure service as replaceable unless explicitly designated part of Freya Core by an approved architecture decision.</w:t>
      </w:r>
    </w:p>
    <w:p>
      <w:pPr>
        <w:keepLines/>
        <w:widowControl/>
      </w:pPr>
      <w:r>
        <w:rPr>
          <w:b/>
        </w:rPr>
        <w:t>ARCH-002 — MUST:</w:t>
      </w:r>
      <w:r>
        <w:t xml:space="preserve"> Contain provider failure to its capabilities and declared transitive dependents. Capabilities without such dependencies must remain functional. Shared Core service failures follow their explicitly declared fail-closed and recovery behavior.</w:t>
      </w:r>
    </w:p>
    <w:p>
      <w:pPr>
        <w:keepLines/>
        <w:widowControl/>
      </w:pPr>
      <w:r>
        <w:rPr>
          <w:b/>
        </w:rPr>
        <w:t>ARCH-003 — MUST:</w:t>
      </w:r>
      <w:r>
        <w:t xml:space="preserve"> Keep Foundation v1 implementable on the current single workstation without requiring future rack infrastructure.</w:t>
      </w:r>
    </w:p>
    <w:p>
      <w:pPr>
        <w:pStyle w:val="Heading2"/>
        <w:keepNext/>
        <w:widowControl/>
      </w:pPr>
      <w:r>
        <w:rPr>
          <w:color w:val="000000"/>
        </w:rPr>
        <w:t>1.3 High-level architecture</w:t>
      </w:r>
    </w:p>
    <w:p>
      <w:pPr>
        <w:pStyle w:val="CodeBlock"/>
        <w:widowControl/>
      </w:pPr>
      <w:r>
        <w:rPr>
          <w:rFonts w:ascii="Consolas" w:hAnsi="Consolas"/>
          <w:color w:val="000000"/>
          <w:sz w:val="17"/>
        </w:rPr>
        <w:t>Human / Device Interfaces</w:t>
        <w:br/>
        <w:t>Desktop | Web | Mobile | Voice | Avatar | Admin | Custom GUI</w:t>
        <w:br/>
        <w:t xml:space="preserve">                         |</w:t>
        <w:br/>
        <w:t xml:space="preserve">                    Client Gateway</w:t>
        <w:br/>
        <w:t xml:space="preserve">                         |</w:t>
        <w:br/>
        <w:t>===================== FREYA CORE =====================</w:t>
        <w:br/>
        <w:t>Identity | Governance | Policy Semantics | Audit</w:t>
        <w:br/>
        <w:t>Users | Security Domains | Federation | Trust</w:t>
        <w:br/>
        <w:t>Capability Model | Provider Contracts</w:t>
        <w:br/>
        <w:t xml:space="preserve">                         |</w:t>
        <w:br/>
        <w:t>================= FREYA KERNEL SERVICES ==============</w:t>
        <w:br/>
        <w:t>Capability Broker | Context Authority | Resource Intelligence</w:t>
        <w:br/>
        <w:t>Scheduler | Goal Orchestration | Session/Memory/Knowledge Services</w:t>
        <w:br/>
        <w:t xml:space="preserve">                         |</w:t>
        <w:br/>
        <w:t>===================== PROVIDERS ========================</w:t>
        <w:br/>
        <w:t>Agent runtimes | Model runtimes | Memory | Search | Browser | CAD</w:t>
        <w:br/>
        <w:t>Voice | Media | Automation | Durable workflow | Messaging | Secrets</w:t>
        <w:br/>
        <w:t>Isolation | Distributed execution | Observability | Backup | etc.</w:t>
        <w:br/>
        <w:t xml:space="preserve">                         |</w:t>
        <w:br/>
        <w:t>================ EXECUTION / HARDWARE ==================</w:t>
        <w:br/>
        <w:t>Windows workstation | Linux rack | GPUs | CPUs | storage | devices</w:t>
        <w:br/>
        <w:t>printers | CNC | phones | home/grow hardware | future accelerators</w:t>
      </w:r>
    </w:p>
    <w:p>
      <w:pPr>
        <w:pStyle w:val="Heading2"/>
        <w:keepNext/>
        <w:widowControl/>
      </w:pPr>
      <w:r>
        <w:rPr>
          <w:color w:val="000000"/>
        </w:rPr>
        <w:t>1.4 Version scope and interpretation</w:t>
      </w:r>
    </w:p>
    <w:p>
      <w:pPr>
        <w:widowControl/>
      </w:pPr>
      <w:r>
        <w:rPr>
          <w:rFonts w:ascii="Calibri" w:hAnsi="Calibri"/>
          <w:color w:val="000000"/>
        </w:rPr>
        <w:t>This specification adopts the revised security, execution, persistence, isolation, and compatibility requirements for Foundation v1.1. Existing requirement IDs remain stable; revised wording replaces the corresponding v1 requirements. All MUST requirements are normative. Candidate technology names remain non-binding unless an alpha decision explicitly selects them.</w:t>
      </w:r>
    </w:p>
    <w:p>
      <w:pPr>
        <w:widowControl/>
      </w:pPr>
      <w:r>
        <w:rPr>
          <w:rFonts w:ascii="Calibri" w:hAnsi="Calibri"/>
          <w:color w:val="000000"/>
        </w:rPr>
        <w:t>Foundation alpha is a single-authority, single-workstation control plane. Distributed workers, federation, physical actuation, duress destruction, and autonomous skill activation are deferred. Their boundary contracts are defined now; their deployment is not required for alpha.</w:t>
      </w:r>
    </w:p>
    <w:p>
      <w:pPr>
        <w:widowControl/>
      </w:pPr>
      <w:r>
        <w:rPr>
          <w:rFonts w:ascii="Calibri" w:hAnsi="Calibri"/>
          <w:color w:val="000000"/>
        </w:rPr>
        <w:t>A specification can define a security guarantee but cannot establish that an implementation satisfies it. The acceptance tests and ADR evidence in sections 19, 25, and 30 are required before claiming compliance.</w:t>
      </w:r>
    </w:p>
    <w:p>
      <w:pPr>
        <w:widowControl/>
      </w:pPr>
      <w:r>
        <w:rPr>
          <w:rFonts w:ascii="Calibri" w:hAnsi="Calibri"/>
          <w:color w:val="000000"/>
        </w:rPr>
        <w:t>The reconciliation accepts the Codex review with modifications. Freya owns the security, persistence, client, model-runtime and operational semantics; replaceable infrastructure implements them. Hyper-V is the initial preferred Windows alpha IsolationProvider profile, subject to approval and validation. SQLite is the alpha persistence profile behind replaceable contracts. Loopback HTTP/WebSocket is the alpha ClientGateway transport profile. Ollama remains a replaceable alpha ModelRuntimeProvider. Proposed RPO, RTO, purge and retention values are configurable targets pending measurement.</w:t>
      </w:r>
    </w:p>
    <w:p>
      <w:pPr>
        <w:widowControl/>
      </w:pPr>
      <w:r>
        <w:rPr>
          <w:rFonts w:ascii="Calibri" w:hAnsi="Calibri"/>
          <w:color w:val="000000"/>
        </w:rPr>
        <w:t>This is the Foundation v1.1 architecture candidate for final adversarial review. No Freya implementation was inspected or tested during this reconstruction, and no ADR approval is asserted. All implementation evidence and ADR completion/approval remain pending.</w:t>
      </w:r>
    </w:p>
    <w:p>
      <w:pPr>
        <w:widowControl/>
      </w:pPr>
      <w:r>
        <w:rPr>
          <w:rFonts w:ascii="Calibri" w:hAnsi="Calibri"/>
          <w:color w:val="000000"/>
        </w:rPr>
        <w:t>Current review protocol: Codex is the sole external engineering reviewer for this cycle, as agreed during reconciliation. Historical Claude/Codex independent-review instructions retained in sections 25 and 26 are superseded for the immediate cycle; they remain available as a future review protocol. Final Codex review must assess this exact v1.1 artifact before freeze.</w:t>
      </w:r>
    </w:p>
    <w:p>
      <w:bookmarkStart w:id="101" w:name="section_2"/>
      <w:pPr>
        <w:pStyle w:val="Heading1"/>
        <w:keepNext/>
        <w:widowControl/>
      </w:pPr>
      <w:r>
        <w:rPr>
          <w:color w:val="000000"/>
        </w:rPr>
        <w:t>2. Scope, Goals, and Non-Goals</w:t>
      </w:r>
      <w:bookmarkEnd w:id="101"/>
    </w:p>
    <w:p>
      <w:pPr>
        <w:pStyle w:val="Heading2"/>
        <w:keepNext/>
        <w:widowControl/>
      </w:pPr>
      <w:r>
        <w:rPr>
          <w:color w:val="000000"/>
        </w:rPr>
        <w:t>2.1 Goals</w:t>
      </w:r>
    </w:p>
    <w:p>
      <w:pPr>
        <w:pStyle w:val="ListBullet"/>
        <w:widowControl/>
      </w:pPr>
      <w:r>
        <w:t>Local ownership and useful offline operation.</w:t>
      </w:r>
    </w:p>
    <w:p>
      <w:pPr>
        <w:pStyle w:val="ListBullet"/>
        <w:widowControl/>
      </w:pPr>
      <w:r>
        <w:t>Scale independence from one RTX 4090 workstation to heterogeneous multi-node deployments.</w:t>
      </w:r>
    </w:p>
    <w:p>
      <w:pPr>
        <w:pStyle w:val="ListBullet"/>
        <w:widowControl/>
      </w:pPr>
      <w:r>
        <w:t>Multi-user isolation and role/capability-based authorization from the beginning.</w:t>
      </w:r>
    </w:p>
    <w:p>
      <w:pPr>
        <w:pStyle w:val="ListBullet"/>
        <w:widowControl/>
      </w:pPr>
      <w:r>
        <w:t>Provider and orchestration replaceability, including intelligence-layer components.</w:t>
      </w:r>
    </w:p>
    <w:p>
      <w:pPr>
        <w:pStyle w:val="ListBullet"/>
        <w:widowControl/>
      </w:pPr>
      <w:r>
        <w:t>Graceful degradation and explicit capability-gap reporting.</w:t>
      </w:r>
    </w:p>
    <w:p>
      <w:pPr>
        <w:pStyle w:val="ListBullet"/>
        <w:widowControl/>
      </w:pPr>
      <w:r>
        <w:t>Strong security boundaries for agents, generated code, secrets, physical actions, and federation.</w:t>
      </w:r>
    </w:p>
    <w:p>
      <w:pPr>
        <w:pStyle w:val="ListBullet"/>
        <w:widowControl/>
      </w:pPr>
      <w:r>
        <w:t>Support multiple simultaneous first-party and third-party/custom GUIs.</w:t>
      </w:r>
    </w:p>
    <w:p>
      <w:pPr>
        <w:pStyle w:val="ListBullet"/>
        <w:widowControl/>
      </w:pPr>
      <w:r>
        <w:t>Resource-aware model/workload placement, including VRAM load/unload behavior.</w:t>
      </w:r>
    </w:p>
    <w:p>
      <w:pPr>
        <w:pStyle w:val="ListBullet"/>
        <w:widowControl/>
      </w:pPr>
      <w:r>
        <w:t>Commercially viable architecture with explicit third-party licensing/provenance controls.</w:t>
      </w:r>
    </w:p>
    <w:p>
      <w:pPr>
        <w:pStyle w:val="ListBullet"/>
        <w:widowControl/>
      </w:pPr>
      <w:r>
        <w:t>Auditable, testable, reproducible deployment and self-development workflows.</w:t>
      </w:r>
    </w:p>
    <w:p>
      <w:pPr>
        <w:pStyle w:val="Heading2"/>
        <w:keepNext/>
        <w:widowControl/>
      </w:pPr>
      <w:r>
        <w:rPr>
          <w:color w:val="000000"/>
        </w:rPr>
        <w:t>2.2 Non-goals for Foundation v1 implementation</w:t>
      </w:r>
    </w:p>
    <w:p>
      <w:pPr>
        <w:pStyle w:val="ListBullet"/>
        <w:widowControl/>
      </w:pPr>
      <w:r>
        <w:t>Installing every future provider on the first workstation.</w:t>
      </w:r>
    </w:p>
    <w:p>
      <w:pPr>
        <w:pStyle w:val="ListBullet"/>
        <w:widowControl/>
      </w:pPr>
      <w:r>
        <w:t>Building a complete Kubernetes/rack deployment before single-node alpha.</w:t>
      </w:r>
    </w:p>
    <w:p>
      <w:pPr>
        <w:pStyle w:val="ListBullet"/>
        <w:widowControl/>
      </w:pPr>
      <w:r>
        <w:t>Training a frontier foundation model.</w:t>
      </w:r>
    </w:p>
    <w:p>
      <w:pPr>
        <w:pStyle w:val="ListBullet"/>
        <w:widowControl/>
      </w:pPr>
      <w:r>
        <w:t>Replacing mature infrastructure merely to make it Freya-branded.</w:t>
      </w:r>
    </w:p>
    <w:p>
      <w:pPr>
        <w:pStyle w:val="ListBullet"/>
        <w:widowControl/>
      </w:pPr>
      <w:r>
        <w:t>Granting autonomous agents unrestricted authority over Core, secrets, host OS, physical devices, or other security domains.</w:t>
      </w:r>
    </w:p>
    <w:p>
      <w:pPr>
        <w:pStyle w:val="ListBullet"/>
        <w:widowControl/>
      </w:pPr>
      <w:r>
        <w:t>Making one GUI, one LLM, one agent framework, or one database synonymous with Freya.</w:t>
      </w:r>
    </w:p>
    <w:p>
      <w:bookmarkStart w:id="102" w:name="section_3"/>
      <w:pPr>
        <w:pStyle w:val="Heading1"/>
        <w:keepNext/>
        <w:widowControl/>
      </w:pPr>
      <w:r>
        <w:rPr>
          <w:color w:val="000000"/>
        </w:rPr>
        <w:t>3. Normative Architectural Principles</w:t>
      </w:r>
      <w:bookmarkEnd w:id="102"/>
    </w:p>
    <w:p>
      <w:pPr>
        <w:keepLines/>
        <w:widowControl/>
      </w:pPr>
      <w:r>
        <w:rPr>
          <w:b/>
        </w:rPr>
        <w:t>ARCH-010 — MUST:</w:t>
      </w:r>
      <w:r>
        <w:t xml:space="preserve"> Capability-first coupling: components request named/versioned capabilities rather than calling provider implementations directly.</w:t>
      </w:r>
    </w:p>
    <w:p>
      <w:pPr>
        <w:keepLines/>
        <w:widowControl/>
      </w:pPr>
      <w:r>
        <w:rPr>
          <w:b/>
        </w:rPr>
        <w:t>ARCH-011 — MUST:</w:t>
      </w:r>
      <w:r>
        <w:t xml:space="preserve"> Provider replaceability: provider implementations are discovered/registered behind stable contracts.</w:t>
      </w:r>
    </w:p>
    <w:p>
      <w:pPr>
        <w:keepLines/>
        <w:widowControl/>
      </w:pPr>
      <w:r>
        <w:rPr>
          <w:b/>
        </w:rPr>
        <w:t>ARCH-012 — MUST:</w:t>
      </w:r>
      <w:r>
        <w:t xml:space="preserve"> Orchestration replaceability: planner, reasoning engine, model router, context builder, workflow engine, verifier, and learning components must be replaceable or independently evolvable.</w:t>
      </w:r>
    </w:p>
    <w:p>
      <w:pPr>
        <w:keepLines/>
        <w:widowControl/>
      </w:pPr>
      <w:r>
        <w:rPr>
          <w:b/>
        </w:rPr>
        <w:t>ARCH-013 — MUST:</w:t>
      </w:r>
      <w:r>
        <w:t xml:space="preserve"> Least privilege: permissions are granted to the minimum user/workload/client/provider/task scope required.</w:t>
      </w:r>
    </w:p>
    <w:p>
      <w:pPr>
        <w:keepLines/>
        <w:widowControl/>
      </w:pPr>
      <w:r>
        <w:rPr>
          <w:b/>
        </w:rPr>
        <w:t>ARCH-014 — MUST:</w:t>
      </w:r>
      <w:r>
        <w:t xml:space="preserve"> Fail closed for authorization and identity uncertainty; never silently widen authority because a policy/identity service is unavailable.</w:t>
      </w:r>
    </w:p>
    <w:p>
      <w:pPr>
        <w:keepLines/>
        <w:widowControl/>
      </w:pPr>
      <w:r>
        <w:rPr>
          <w:b/>
        </w:rPr>
        <w:t>ARCH-015 — MUST:</w:t>
      </w:r>
      <w:r>
        <w:t xml:space="preserve"> Context flows downward; authority does not flow upward. Agent runtimes receive authorized context and capabilities but do not become policy authorities.</w:t>
      </w:r>
    </w:p>
    <w:p>
      <w:pPr>
        <w:keepLines/>
        <w:widowControl/>
      </w:pPr>
      <w:r>
        <w:rPr>
          <w:b/>
        </w:rPr>
        <w:t>ARCH-016 — MUST:</w:t>
      </w:r>
      <w:r>
        <w:t xml:space="preserve"> No invisible dependency: optional dependencies, permissions, resources, network needs, license, failure behavior, and health must be declared.</w:t>
      </w:r>
    </w:p>
    <w:p>
      <w:pPr>
        <w:keepLines/>
        <w:widowControl/>
      </w:pPr>
      <w:r>
        <w:rPr>
          <w:b/>
        </w:rPr>
        <w:t>ARCH-017 — MUST:</w:t>
      </w:r>
      <w:r>
        <w:t xml:space="preserve"> Generated or otherwise untrusted code must never execute in Core or under a host identity with access to Core storage, credentials, or administrative interfaces. A separate process, virtual environment, or WSL installation alone is not an isolation boundary.</w:t>
      </w:r>
    </w:p>
    <w:p>
      <w:pPr>
        <w:keepLines/>
        <w:widowControl/>
      </w:pPr>
      <w:r>
        <w:rPr>
          <w:b/>
        </w:rPr>
        <w:t>ARCH-018 — MUST:</w:t>
      </w:r>
      <w:r>
        <w:t xml:space="preserve"> Network connectivity, workload identity, authorization, and administrative authority are distinct concepts.</w:t>
      </w:r>
    </w:p>
    <w:p>
      <w:pPr>
        <w:keepLines/>
        <w:widowControl/>
      </w:pPr>
      <w:r>
        <w:rPr>
          <w:b/>
        </w:rPr>
        <w:t>ARCH-019 — MUST:</w:t>
      </w:r>
      <w:r>
        <w:t xml:space="preserve"> Enforce protected-action authority at broker dispatch and at isolated execution boundaries. Untrusted providers and clients must lack direct host credentials, mounts, and network paths that would bypass enforcement. Explicitly trusted in-process providers are part of the trusted computing base.</w:t>
      </w:r>
    </w:p>
    <w:p>
      <w:pPr>
        <w:keepLines/>
        <w:widowControl/>
      </w:pPr>
      <w:r>
        <w:rPr>
          <w:b/>
        </w:rPr>
        <w:t>ARCH-020 — SHOULD:</w:t>
      </w:r>
      <w:r>
        <w:t xml:space="preserve"> Prefer deterministic/native APIs, MCP, or CLI automation over GUI computer-use; use computer-use as a fallback where appropriate.</w:t>
      </w:r>
    </w:p>
    <w:p>
      <w:pPr>
        <w:keepLines/>
        <w:widowControl/>
      </w:pPr>
      <w:r>
        <w:rPr>
          <w:b/>
        </w:rPr>
        <w:t>ARCH-021 — SHOULD:</w:t>
      </w:r>
      <w:r>
        <w:t xml:space="preserve"> Prefer open standards and interoperable telemetry/protocols over proprietary internal formats when they meet requirements.</w:t>
      </w:r>
    </w:p>
    <w:p>
      <w:pPr>
        <w:keepLines/>
        <w:widowControl/>
      </w:pPr>
      <w:r>
        <w:rPr>
          <w:b/>
        </w:rPr>
        <w:t>ARCH-022 — SHOULD:</w:t>
      </w:r>
      <w:r>
        <w:t xml:space="preserve"> Use empirical benchmark/health data rather than hard-coded vendor assumptions for routing where practical.</w:t>
      </w:r>
    </w:p>
    <w:p>
      <w:bookmarkStart w:id="103" w:name="section_4"/>
      <w:pPr>
        <w:pStyle w:val="Heading1"/>
        <w:keepNext/>
        <w:widowControl/>
      </w:pPr>
      <w:r>
        <w:rPr>
          <w:color w:val="000000"/>
        </w:rPr>
        <w:t>4. Component Model and Ownership Boundaries</w:t>
      </w:r>
      <w:bookmarkEnd w:id="103"/>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1368"/>
        <w:gridCol w:w="3672"/>
        <w:gridCol w:w="5126"/>
      </w:tblGrid>
      <w:tr>
        <w:trPr>
          <w:tblHeader w:val="true"/>
          <w:cantSplit/>
          <w:tblHeader/>
        </w:trPr>
        <w:tc>
          <w:tcPr>
            <w:tcW w:type="dxa" w:w="1368"/>
            <w:vAlign w:val="center"/>
            <w:shd w:fill="243746"/>
          </w:tcPr>
          <w:p>
            <w:pPr>
              <w:keepNext w:val="0"/>
              <w:keepLines w:val="0"/>
              <w:spacing w:after="40" w:before="40" w:line="252" w:lineRule="auto"/>
            </w:pPr>
            <w:r>
              <w:rPr>
                <w:rFonts w:ascii="Calibri" w:hAnsi="Calibri"/>
                <w:b/>
                <w:color w:val="FFFFFF"/>
                <w:sz w:val="19"/>
              </w:rPr>
              <w:t>Layer</w:t>
            </w:r>
          </w:p>
        </w:tc>
        <w:tc>
          <w:tcPr>
            <w:tcW w:type="dxa" w:w="3672"/>
            <w:vAlign w:val="center"/>
            <w:shd w:fill="243746"/>
          </w:tcPr>
          <w:p>
            <w:pPr>
              <w:keepNext w:val="0"/>
              <w:keepLines w:val="0"/>
              <w:spacing w:after="40" w:before="40" w:line="252" w:lineRule="auto"/>
            </w:pPr>
            <w:r>
              <w:rPr>
                <w:rFonts w:ascii="Calibri" w:hAnsi="Calibri"/>
                <w:b/>
                <w:color w:val="FFFFFF"/>
                <w:sz w:val="19"/>
              </w:rPr>
              <w:t>Freya-owned responsibility</w:t>
            </w:r>
          </w:p>
        </w:tc>
        <w:tc>
          <w:tcPr>
            <w:tcW w:type="dxa" w:w="5126"/>
            <w:vAlign w:val="center"/>
            <w:shd w:fill="243746"/>
          </w:tcPr>
          <w:p>
            <w:pPr>
              <w:keepNext w:val="0"/>
              <w:keepLines w:val="0"/>
              <w:spacing w:after="40" w:before="40" w:line="252" w:lineRule="auto"/>
            </w:pPr>
            <w:r>
              <w:rPr>
                <w:rFonts w:ascii="Calibri" w:hAnsi="Calibri"/>
                <w:b/>
                <w:color w:val="FFFFFF"/>
                <w:sz w:val="19"/>
              </w:rPr>
              <w:t>Replaceable implementations/examples</w:t>
            </w:r>
          </w:p>
        </w:tc>
      </w:tr>
      <w:tr>
        <w:trPr>
          <w:cantSplit/>
        </w:trPr>
        <w:tc>
          <w:tcPr>
            <w:tcW w:type="dxa" w:w="1368"/>
            <w:vAlign w:val="center"/>
            <w:shd w:fill="FFFFFF"/>
          </w:tcPr>
          <w:p>
            <w:pPr>
              <w:keepNext w:val="0"/>
              <w:keepLines w:val="0"/>
              <w:spacing w:after="40" w:before="40" w:line="252" w:lineRule="auto"/>
            </w:pPr>
            <w:r>
              <w:rPr>
                <w:rFonts w:ascii="Calibri" w:hAnsi="Calibri"/>
                <w:b w:val="0"/>
                <w:color w:val="000000"/>
                <w:sz w:val="19"/>
              </w:rPr>
              <w:t>Experience</w:t>
            </w:r>
          </w:p>
        </w:tc>
        <w:tc>
          <w:tcPr>
            <w:tcW w:type="dxa" w:w="3672"/>
            <w:vAlign w:val="center"/>
            <w:shd w:fill="FFFFFF"/>
          </w:tcPr>
          <w:p>
            <w:pPr>
              <w:keepNext w:val="0"/>
              <w:keepLines w:val="0"/>
              <w:spacing w:after="40" w:before="40" w:line="252" w:lineRule="auto"/>
            </w:pPr>
            <w:r>
              <w:rPr>
                <w:rFonts w:ascii="Calibri" w:hAnsi="Calibri"/>
                <w:b w:val="0"/>
                <w:color w:val="000000"/>
                <w:sz w:val="19"/>
              </w:rPr>
              <w:t>Client contracts, authenticated sessions, capability exposure rules</w:t>
            </w:r>
          </w:p>
        </w:tc>
        <w:tc>
          <w:tcPr>
            <w:tcW w:type="dxa" w:w="5126"/>
            <w:vAlign w:val="center"/>
            <w:shd w:fill="FFFFFF"/>
          </w:tcPr>
          <w:p>
            <w:pPr>
              <w:keepNext w:val="0"/>
              <w:keepLines w:val="0"/>
              <w:spacing w:after="40" w:before="40" w:line="252" w:lineRule="auto"/>
            </w:pPr>
            <w:r>
              <w:rPr>
                <w:rFonts w:ascii="Calibri" w:hAnsi="Calibri"/>
                <w:b w:val="0"/>
                <w:color w:val="000000"/>
                <w:sz w:val="19"/>
              </w:rPr>
              <w:t>Desktop/web/mobile/admin/grow/rack/custom GUI, voice/avatar</w:t>
            </w:r>
          </w:p>
        </w:tc>
      </w:tr>
      <w:tr>
        <w:trPr>
          <w:cantSplit/>
        </w:trPr>
        <w:tc>
          <w:tcPr>
            <w:tcW w:type="dxa" w:w="1368"/>
            <w:vAlign w:val="center"/>
            <w:shd w:fill="F2F5F7"/>
          </w:tcPr>
          <w:p>
            <w:pPr>
              <w:keepNext w:val="0"/>
              <w:keepLines w:val="0"/>
              <w:spacing w:after="40" w:before="40" w:line="252" w:lineRule="auto"/>
            </w:pPr>
            <w:r>
              <w:rPr>
                <w:rFonts w:ascii="Calibri" w:hAnsi="Calibri"/>
                <w:b w:val="0"/>
                <w:color w:val="000000"/>
                <w:sz w:val="19"/>
              </w:rPr>
              <w:t>Core</w:t>
            </w:r>
          </w:p>
        </w:tc>
        <w:tc>
          <w:tcPr>
            <w:tcW w:type="dxa" w:w="3672"/>
            <w:vAlign w:val="center"/>
            <w:shd w:fill="F2F5F7"/>
          </w:tcPr>
          <w:p>
            <w:pPr>
              <w:keepNext w:val="0"/>
              <w:keepLines w:val="0"/>
              <w:spacing w:after="40" w:before="40" w:line="252" w:lineRule="auto"/>
            </w:pPr>
            <w:r>
              <w:rPr>
                <w:rFonts w:ascii="Calibri" w:hAnsi="Calibri"/>
                <w:b w:val="0"/>
                <w:color w:val="000000"/>
                <w:sz w:val="19"/>
              </w:rPr>
              <w:t>Identity semantics, governance, sovereignty, policy semantics, audit authority, security domains</w:t>
            </w:r>
          </w:p>
        </w:tc>
        <w:tc>
          <w:tcPr>
            <w:tcW w:type="dxa" w:w="5126"/>
            <w:vAlign w:val="center"/>
            <w:shd w:fill="F2F5F7"/>
          </w:tcPr>
          <w:p>
            <w:pPr>
              <w:keepNext w:val="0"/>
              <w:keepLines w:val="0"/>
              <w:spacing w:after="40" w:before="40" w:line="252" w:lineRule="auto"/>
            </w:pPr>
            <w:r>
              <w:rPr>
                <w:rFonts w:ascii="Calibri" w:hAnsi="Calibri"/>
                <w:b w:val="0"/>
                <w:color w:val="000000"/>
                <w:sz w:val="19"/>
              </w:rPr>
              <w:t>Core code; OPA may evaluate policy but does not define Freya governance</w:t>
            </w:r>
          </w:p>
        </w:tc>
      </w:tr>
      <w:tr>
        <w:trPr>
          <w:cantSplit/>
        </w:trPr>
        <w:tc>
          <w:tcPr>
            <w:tcW w:type="dxa" w:w="1368"/>
            <w:vAlign w:val="center"/>
            <w:shd w:fill="FFFFFF"/>
          </w:tcPr>
          <w:p>
            <w:pPr>
              <w:keepNext w:val="0"/>
              <w:keepLines w:val="0"/>
              <w:spacing w:after="40" w:before="40" w:line="252" w:lineRule="auto"/>
            </w:pPr>
            <w:r>
              <w:rPr>
                <w:rFonts w:ascii="Calibri" w:hAnsi="Calibri"/>
                <w:b w:val="0"/>
                <w:color w:val="000000"/>
                <w:sz w:val="19"/>
              </w:rPr>
              <w:t>Kernel services</w:t>
            </w:r>
          </w:p>
        </w:tc>
        <w:tc>
          <w:tcPr>
            <w:tcW w:type="dxa" w:w="3672"/>
            <w:vAlign w:val="center"/>
            <w:shd w:fill="FFFFFF"/>
          </w:tcPr>
          <w:p>
            <w:pPr>
              <w:keepNext w:val="0"/>
              <w:keepLines w:val="0"/>
              <w:spacing w:after="40" w:before="40" w:line="252" w:lineRule="auto"/>
            </w:pPr>
            <w:r>
              <w:rPr>
                <w:rFonts w:ascii="Calibri" w:hAnsi="Calibri"/>
                <w:b w:val="0"/>
                <w:color w:val="000000"/>
                <w:sz w:val="19"/>
              </w:rPr>
              <w:t>Capability brokering, context authority, resource intelligence, scheduling/orchestration semantics</w:t>
            </w:r>
          </w:p>
        </w:tc>
        <w:tc>
          <w:tcPr>
            <w:tcW w:type="dxa" w:w="5126"/>
            <w:vAlign w:val="center"/>
            <w:shd w:fill="FFFFFF"/>
          </w:tcPr>
          <w:p>
            <w:pPr>
              <w:keepNext w:val="0"/>
              <w:keepLines w:val="0"/>
              <w:spacing w:after="40" w:before="40" w:line="252" w:lineRule="auto"/>
            </w:pPr>
            <w:r>
              <w:rPr>
                <w:rFonts w:ascii="Calibri" w:hAnsi="Calibri"/>
                <w:b w:val="0"/>
                <w:color w:val="000000"/>
                <w:sz w:val="19"/>
              </w:rPr>
              <w:t>Temporal, RouteLLM, LiteLLM, Dynamo, Ray/Maze may implement mechanisms</w:t>
            </w:r>
          </w:p>
        </w:tc>
      </w:tr>
      <w:tr>
        <w:trPr>
          <w:cantSplit/>
        </w:trPr>
        <w:tc>
          <w:tcPr>
            <w:tcW w:type="dxa" w:w="1368"/>
            <w:vAlign w:val="center"/>
            <w:shd w:fill="F2F5F7"/>
          </w:tcPr>
          <w:p>
            <w:pPr>
              <w:keepNext w:val="0"/>
              <w:keepLines w:val="0"/>
              <w:spacing w:after="40" w:before="40" w:line="252" w:lineRule="auto"/>
            </w:pPr>
            <w:r>
              <w:rPr>
                <w:rFonts w:ascii="Calibri" w:hAnsi="Calibri"/>
                <w:b w:val="0"/>
                <w:color w:val="000000"/>
                <w:sz w:val="19"/>
              </w:rPr>
              <w:t>Providers</w:t>
            </w:r>
          </w:p>
        </w:tc>
        <w:tc>
          <w:tcPr>
            <w:tcW w:type="dxa" w:w="3672"/>
            <w:vAlign w:val="center"/>
            <w:shd w:fill="F2F5F7"/>
          </w:tcPr>
          <w:p>
            <w:pPr>
              <w:keepNext w:val="0"/>
              <w:keepLines w:val="0"/>
              <w:spacing w:after="40" w:before="40" w:line="252" w:lineRule="auto"/>
            </w:pPr>
            <w:r>
              <w:rPr>
                <w:rFonts w:ascii="Calibri" w:hAnsi="Calibri"/>
                <w:b w:val="0"/>
                <w:color w:val="000000"/>
                <w:sz w:val="19"/>
              </w:rPr>
              <w:t>Lifecycle adapters exposing capabilities</w:t>
            </w:r>
          </w:p>
        </w:tc>
        <w:tc>
          <w:tcPr>
            <w:tcW w:type="dxa" w:w="5126"/>
            <w:vAlign w:val="center"/>
            <w:shd w:fill="F2F5F7"/>
          </w:tcPr>
          <w:p>
            <w:pPr>
              <w:keepNext w:val="0"/>
              <w:keepLines w:val="0"/>
              <w:spacing w:after="40" w:before="40" w:line="252" w:lineRule="auto"/>
            </w:pPr>
            <w:r>
              <w:rPr>
                <w:rFonts w:ascii="Calibri" w:hAnsi="Calibri"/>
                <w:b w:val="0"/>
                <w:color w:val="000000"/>
                <w:sz w:val="19"/>
              </w:rPr>
              <w:t>Hermes, Agent Zero, Ollama, llama.cpp, vLLM, SGLang, Agent-S, ComfyUI, Home Assistant, Docling</w:t>
            </w:r>
          </w:p>
        </w:tc>
      </w:tr>
      <w:tr>
        <w:trPr>
          <w:cantSplit/>
        </w:trPr>
        <w:tc>
          <w:tcPr>
            <w:tcW w:type="dxa" w:w="1368"/>
            <w:vAlign w:val="center"/>
            <w:shd w:fill="FFFFFF"/>
          </w:tcPr>
          <w:p>
            <w:pPr>
              <w:keepNext w:val="0"/>
              <w:keepLines w:val="0"/>
              <w:spacing w:after="40" w:before="40" w:line="252" w:lineRule="auto"/>
            </w:pPr>
            <w:r>
              <w:rPr>
                <w:rFonts w:ascii="Calibri" w:hAnsi="Calibri"/>
                <w:b w:val="0"/>
                <w:color w:val="000000"/>
                <w:sz w:val="19"/>
              </w:rPr>
              <w:t>Infrastructure</w:t>
            </w:r>
          </w:p>
        </w:tc>
        <w:tc>
          <w:tcPr>
            <w:tcW w:type="dxa" w:w="3672"/>
            <w:vAlign w:val="center"/>
            <w:shd w:fill="FFFFFF"/>
          </w:tcPr>
          <w:p>
            <w:pPr>
              <w:keepNext w:val="0"/>
              <w:keepLines w:val="0"/>
              <w:spacing w:after="40" w:before="40" w:line="252" w:lineRule="auto"/>
            </w:pPr>
            <w:r>
              <w:rPr>
                <w:rFonts w:ascii="Calibri" w:hAnsi="Calibri"/>
                <w:b w:val="0"/>
                <w:color w:val="000000"/>
                <w:sz w:val="19"/>
              </w:rPr>
              <w:t>Execution, messaging, orchestration, storage, observability</w:t>
            </w:r>
          </w:p>
        </w:tc>
        <w:tc>
          <w:tcPr>
            <w:tcW w:type="dxa" w:w="5126"/>
            <w:vAlign w:val="center"/>
            <w:shd w:fill="FFFFFF"/>
          </w:tcPr>
          <w:p>
            <w:pPr>
              <w:keepNext w:val="0"/>
              <w:keepLines w:val="0"/>
              <w:spacing w:after="40" w:before="40" w:line="252" w:lineRule="auto"/>
            </w:pPr>
            <w:r>
              <w:rPr>
                <w:rFonts w:ascii="Calibri" w:hAnsi="Calibri"/>
                <w:b w:val="0"/>
                <w:color w:val="000000"/>
                <w:sz w:val="19"/>
              </w:rPr>
              <w:t>NATS, K3s, Qdrant, MLflow, OpenTelemetry, Prometheus, Langfuse</w:t>
            </w:r>
          </w:p>
        </w:tc>
      </w:tr>
      <w:tr>
        <w:trPr>
          <w:cantSplit/>
        </w:trPr>
        <w:tc>
          <w:tcPr>
            <w:tcW w:type="dxa" w:w="1368"/>
            <w:vAlign w:val="center"/>
            <w:shd w:fill="F2F5F7"/>
          </w:tcPr>
          <w:p>
            <w:pPr>
              <w:keepNext w:val="0"/>
              <w:keepLines w:val="0"/>
              <w:spacing w:after="40" w:before="40" w:line="252" w:lineRule="auto"/>
            </w:pPr>
            <w:r>
              <w:rPr>
                <w:rFonts w:ascii="Calibri" w:hAnsi="Calibri"/>
                <w:b w:val="0"/>
                <w:color w:val="000000"/>
                <w:sz w:val="19"/>
              </w:rPr>
              <w:t>Hardware/devices</w:t>
            </w:r>
          </w:p>
        </w:tc>
        <w:tc>
          <w:tcPr>
            <w:tcW w:type="dxa" w:w="3672"/>
            <w:vAlign w:val="center"/>
            <w:shd w:fill="F2F5F7"/>
          </w:tcPr>
          <w:p>
            <w:pPr>
              <w:keepNext w:val="0"/>
              <w:keepLines w:val="0"/>
              <w:spacing w:after="40" w:before="40" w:line="252" w:lineRule="auto"/>
            </w:pPr>
            <w:r>
              <w:rPr>
                <w:rFonts w:ascii="Calibri" w:hAnsi="Calibri"/>
                <w:b w:val="0"/>
                <w:color w:val="000000"/>
                <w:sz w:val="19"/>
              </w:rPr>
              <w:t>Compute and physical resources</w:t>
            </w:r>
          </w:p>
        </w:tc>
        <w:tc>
          <w:tcPr>
            <w:tcW w:type="dxa" w:w="5126"/>
            <w:vAlign w:val="center"/>
            <w:shd w:fill="F2F5F7"/>
          </w:tcPr>
          <w:p>
            <w:pPr>
              <w:keepNext w:val="0"/>
              <w:keepLines w:val="0"/>
              <w:spacing w:after="40" w:before="40" w:line="252" w:lineRule="auto"/>
            </w:pPr>
            <w:r>
              <w:rPr>
                <w:rFonts w:ascii="Calibri" w:hAnsi="Calibri"/>
                <w:b w:val="0"/>
                <w:color w:val="000000"/>
                <w:sz w:val="19"/>
              </w:rPr>
              <w:t>NVIDIA/AMD/Intel GPUs, CPUs, NAS, Bambu X1C, CNC, sensors, phones</w:t>
            </w:r>
          </w:p>
        </w:tc>
      </w:tr>
    </w:tbl>
    <w:p>
      <w:pPr>
        <w:widowControl/>
      </w:pPr>
    </w:p>
    <w:p>
      <w:pPr>
        <w:pStyle w:val="Heading2"/>
        <w:keepNext/>
        <w:widowControl/>
      </w:pPr>
      <w:r>
        <w:rPr>
          <w:color w:val="000000"/>
        </w:rPr>
        <w:t>4.1 Provider lifecycle</w:t>
      </w:r>
    </w:p>
    <w:p>
      <w:pPr>
        <w:pStyle w:val="CodeBlock"/>
        <w:widowControl/>
      </w:pPr>
      <w:r>
        <w:rPr>
          <w:rFonts w:ascii="Consolas" w:hAnsi="Consolas"/>
          <w:color w:val="000000"/>
          <w:sz w:val="17"/>
        </w:rPr>
        <w:t>discovered -&gt; quarantined -&gt; validated -&gt; registered -&gt; starting -&gt; ready &lt;-&gt; degraded -&gt; draining -&gt; stopped</w:t>
        <w:br/>
        <w:t>Any active state may enter failed. Recovery requires reconciliation before restart. Unload and safe failover are separate operations, not unconditional lifecycle transitions.</w:t>
      </w:r>
    </w:p>
    <w:p>
      <w:pPr>
        <w:keepLines/>
        <w:widowControl/>
      </w:pPr>
      <w:r>
        <w:rPr>
          <w:b/>
        </w:rPr>
        <w:t>PROV-001 — MUST:</w:t>
      </w:r>
      <w:r>
        <w:t xml:space="preserve"> Every provider expose stable identity, version, capabilities, health, lifecycle, resource requirements, permissions, locality/network requirements, privacy properties, and failure behavior.</w:t>
      </w:r>
    </w:p>
    <w:p>
      <w:pPr>
        <w:keepLines/>
        <w:widowControl/>
      </w:pPr>
      <w:r>
        <w:rPr>
          <w:b/>
        </w:rPr>
        <w:t>PROV-002 — MUST:</w:t>
      </w:r>
      <w:r>
        <w:t xml:space="preserve"> Provider crashes must be contained and reflected as capability availability changes.</w:t>
      </w:r>
    </w:p>
    <w:p>
      <w:pPr>
        <w:keepLines/>
        <w:widowControl/>
      </w:pPr>
      <w:r>
        <w:rPr>
          <w:b/>
        </w:rPr>
        <w:t>PROV-003 — MUST:</w:t>
      </w:r>
      <w:r>
        <w:t xml:space="preserve"> Core must be able to refuse registration when manifest, license, trust, compatibility, or permission validation fails.</w:t>
      </w:r>
    </w:p>
    <w:p>
      <w:pPr>
        <w:keepLines/>
        <w:widowControl/>
      </w:pPr>
      <w:r>
        <w:rPr>
          <w:b/>
        </w:rPr>
        <w:t>PROV-004 — MUST:</w:t>
      </w:r>
      <w:r>
        <w:t xml:space="preserve"> Permit in-process providers only when explicitly reviewed and approved as trusted Core code. Run untrusted providers in enforced isolation or do not enable them. A network-service boundary alone does not prove security or license compliance.</w:t>
      </w:r>
    </w:p>
    <w:p>
      <w:pPr>
        <w:pStyle w:val="Heading2"/>
        <w:keepNext/>
        <w:widowControl/>
      </w:pPr>
      <w:r>
        <w:rPr>
          <w:color w:val="000000"/>
        </w:rPr>
        <w:t>4.2 Lifecycle, dependencies, and conformance</w:t>
      </w:r>
    </w:p>
    <w:p>
      <w:pPr>
        <w:keepLines/>
        <w:widowControl/>
      </w:pPr>
      <w:r>
        <w:rPr>
          <w:b/>
        </w:rPr>
        <w:t>PROV-005 — MUST:</w:t>
      </w:r>
      <w:r>
        <w:t xml:space="preserve"> Manifests declare required and optional dependencies by capability/version, including shared storage and policy services. Validate dependency cycles, compatibility, and trust before registration; derive the affected capability closure when a dependency fails.</w:t>
      </w:r>
    </w:p>
    <w:p>
      <w:pPr>
        <w:keepLines/>
        <w:widowControl/>
      </w:pPr>
      <w:r>
        <w:rPr>
          <w:b/>
        </w:rPr>
        <w:t>PROV-006 — MUST:</w:t>
      </w:r>
      <w:r>
        <w:t xml:space="preserve"> Define allowed state transitions, bounded startup/stop/drain deadlines, and one lifecycle owner per provider generation. Separate liveness from readiness. Only ready, compatible generations receive new invocations.</w:t>
      </w:r>
    </w:p>
    <w:p>
      <w:pPr>
        <w:keepLines/>
        <w:widowControl/>
      </w:pPr>
      <w:r>
        <w:rPr>
          <w:b/>
        </w:rPr>
        <w:t>PROV-007 — MUST:</w:t>
      </w:r>
      <w:r>
        <w:t xml:space="preserve"> Lifecycle operations are idempotent for their operation ID. On crash or removal, reconcile active effects, expire registrations, revoke credentials, and release reservations only when the workload is confirmed stopped or its allocation is accounted for. Restart must not overlap the previous generation unintentionally.</w:t>
      </w:r>
    </w:p>
    <w:p>
      <w:pPr>
        <w:keepLines/>
        <w:widowControl/>
      </w:pPr>
      <w:r>
        <w:rPr>
          <w:b/>
        </w:rPr>
        <w:t>PROV-008 — MUST:</w:t>
      </w:r>
      <w:r>
        <w:t xml:space="preserve"> Provider conformance profiles specify schema versions, streaming/tool-call format, context truncation behavior, ordering, privacy, cancellation, idempotency, errors, and persistence. Reject silent semantic degradation. Stateful replacement includes export/import and migration verification.</w:t>
      </w:r>
    </w:p>
    <w:p>
      <w:pPr>
        <w:widowControl/>
      </w:pPr>
      <w:r>
        <w:rPr>
          <w:rFonts w:ascii="Calibri" w:hAnsi="Calibri"/>
          <w:color w:val="000000"/>
        </w:rPr>
        <w:t>The lifecycle sketch is conceptual. Legal transition tables and implementation schemas remain pending. Matching methods alone does not establish semantic conformance or safe stateful replacement.</w:t>
      </w:r>
    </w:p>
    <w:p>
      <w:bookmarkStart w:id="104" w:name="section_5"/>
      <w:pPr>
        <w:pStyle w:val="Heading1"/>
        <w:keepNext/>
        <w:widowControl/>
      </w:pPr>
      <w:r>
        <w:rPr>
          <w:color w:val="000000"/>
        </w:rPr>
        <w:t>5. Capability Architecture</w:t>
      </w:r>
      <w:bookmarkEnd w:id="104"/>
    </w:p>
    <w:p>
      <w:pPr>
        <w:widowControl/>
      </w:pPr>
      <w:r>
        <w:rPr>
          <w:rFonts w:ascii="Calibri" w:hAnsi="Calibri"/>
          <w:color w:val="000000"/>
        </w:rPr>
        <w:t>A capability is a stable, versioned declaration of an action or service Freya can request independently of the provider that implements it.</w:t>
      </w:r>
    </w:p>
    <w:p>
      <w:pPr>
        <w:pStyle w:val="CodeBlock"/>
        <w:widowControl/>
      </w:pPr>
      <w:r>
        <w:rPr>
          <w:rFonts w:ascii="Consolas" w:hAnsi="Consolas"/>
          <w:color w:val="000000"/>
          <w:sz w:val="17"/>
        </w:rPr>
        <w:t>CapabilityDefinition</w:t>
        <w:br/>
        <w:t xml:space="preserve">  capability_id</w:t>
        <w:br/>
        <w:t xml:space="preserve">  version</w:t>
        <w:br/>
        <w:t xml:space="preserve">  description</w:t>
        <w:br/>
        <w:t xml:space="preserve">  input_schema</w:t>
        <w:br/>
        <w:t xml:space="preserve">  output_schema</w:t>
        <w:br/>
        <w:t xml:space="preserve">  risk_class</w:t>
        <w:br/>
        <w:t xml:space="preserve">  permissions_required</w:t>
        <w:br/>
        <w:t xml:space="preserve">  privacy_constraints</w:t>
        <w:br/>
        <w:t xml:space="preserve">  resource_profile</w:t>
        <w:br/>
        <w:t xml:space="preserve">  provider_candidates</w:t>
        <w:br/>
        <w:t xml:space="preserve">  verification_strategy</w:t>
        <w:br/>
        <w:t xml:space="preserve">  cancellation_semantics</w:t>
        <w:br/>
        <w:t xml:space="preserve">  audit_requirements</w:t>
      </w:r>
    </w:p>
    <w:p>
      <w:pPr>
        <w:keepLines/>
        <w:widowControl/>
      </w:pPr>
      <w:r>
        <w:rPr>
          <w:b/>
        </w:rPr>
        <w:t>CAP-001 — MUST:</w:t>
      </w:r>
      <w:r>
        <w:t xml:space="preserve"> Resolve protected actions through Capability Broker authorization before provider invocation.</w:t>
      </w:r>
    </w:p>
    <w:p>
      <w:pPr>
        <w:keepLines/>
        <w:widowControl/>
      </w:pPr>
      <w:r>
        <w:rPr>
          <w:b/>
        </w:rPr>
        <w:t>CAP-002 — MUST:</w:t>
      </w:r>
      <w:r>
        <w:t xml:space="preserve"> Support multiple eligible providers for a capability. Failover requires matching semantic conformance, privacy, authorization, resource, and retry requirements. Do not retry an ambiguous consequential effect merely because a replacement provider is healthy.</w:t>
      </w:r>
    </w:p>
    <w:p>
      <w:pPr>
        <w:keepLines/>
        <w:widowControl/>
      </w:pPr>
      <w:r>
        <w:rPr>
          <w:b/>
        </w:rPr>
        <w:t>CAP-003 — MUST:</w:t>
      </w:r>
      <w:r>
        <w:t xml:space="preserve"> Distinguish unsupported, unavailable, unauthorized, invalid-input, resource-exhausted, deadline-exceeded, failed-with-known-outcome, and unknown-outcome results. Cancellation status must be distinct from effect outcome.</w:t>
      </w:r>
    </w:p>
    <w:p>
      <w:pPr>
        <w:keepLines/>
        <w:widowControl/>
      </w:pPr>
      <w:r>
        <w:rPr>
          <w:b/>
        </w:rPr>
        <w:t>CAP-004 — SHOULD:</w:t>
      </w:r>
      <w:r>
        <w:t xml:space="preserve"> Expose capability discovery through authenticated client and agent interfaces.</w:t>
      </w:r>
    </w:p>
    <w:p>
      <w:pPr>
        <w:keepLines/>
        <w:widowControl/>
      </w:pPr>
      <w:r>
        <w:rPr>
          <w:b/>
        </w:rPr>
        <w:t>CAP-005 — MAY:</w:t>
      </w:r>
      <w:r>
        <w:t xml:space="preserve"> Use MCP/A2A/native APIs/CLI/computer-use underneath capability adapters without exposing protocol coupling to callers.</w:t>
      </w:r>
    </w:p>
    <w:p>
      <w:pPr>
        <w:pStyle w:val="Heading2"/>
        <w:keepNext/>
        <w:widowControl/>
      </w:pPr>
      <w:r>
        <w:rPr>
          <w:color w:val="000000"/>
        </w:rPr>
        <w:t>5.1 Invocation and authorization contracts</w:t>
      </w:r>
    </w:p>
    <w:p>
      <w:pPr>
        <w:keepLines/>
        <w:widowControl/>
      </w:pPr>
      <w:r>
        <w:rPr>
          <w:b/>
        </w:rPr>
        <w:t>CAP-006 — MUST:</w:t>
      </w:r>
      <w:r>
        <w:t xml:space="preserve"> The broker derives caller identities from authenticated sessions or workloads, never caller-supplied ownership fields. An invocation envelope contains operation_id, task_id, actor, client/workload identity, domain, capability/version, canonical arguments or digest, exact target identifiers, provider audience/generation, policy revision, grant epoch, deadline, retry class, budget, and trace_id.</w:t>
      </w:r>
    </w:p>
    <w:p>
      <w:pPr>
        <w:keepLines/>
        <w:widowControl/>
      </w:pPr>
      <w:r>
        <w:rPr>
          <w:b/>
        </w:rPr>
        <w:t>CAP-007 — MUST:</w:t>
      </w:r>
      <w:r>
        <w:t xml:space="preserve"> Authorization bindings are opaque server-held handles or integrity-protected tokens. Bind them to security-relevant arguments, resource identity, provider audience, and expiry. Dispatch revalidates policy freshness, revocation, arguments, and resource identity. Changing a target or argument requires a new decision.</w:t>
      </w:r>
    </w:p>
    <w:p>
      <w:pPr>
        <w:keepLines/>
        <w:widowControl/>
      </w:pPr>
      <w:r>
        <w:rPr>
          <w:b/>
        </w:rPr>
        <w:t>CAP-008 — MUST:</w:t>
      </w:r>
      <w:r>
        <w:t xml:space="preserve"> Canonicalize filesystem targets and guard against traversal, symlink/reparse-point substitution, and time-of-check/time-of-use target changes. Use handle-based access or equivalent constrained resolution. Authorize the resource actually used, not only a path string.</w:t>
      </w:r>
    </w:p>
    <w:p>
      <w:pPr>
        <w:keepLines/>
        <w:widowControl/>
      </w:pPr>
      <w:r>
        <w:rPr>
          <w:b/>
        </w:rPr>
        <w:t>CAP-009 — MUST:</w:t>
      </w:r>
      <w:r>
        <w:t xml:space="preserve"> Record invocation state as accepted, authorized, dispatched, running, succeeded, failed-known, unknown-outcome, or cancelled-before-effect. Track cancellation separately as not-requested, requested, acknowledged, completed, or unsupported. A timeout or lost connection after dispatch does not prove failure.</w:t>
      </w:r>
    </w:p>
    <w:p>
      <w:pPr>
        <w:keepLines/>
        <w:widowControl/>
      </w:pPr>
      <w:r>
        <w:rPr>
          <w:b/>
        </w:rPr>
        <w:t>CAP-010 — MUST:</w:t>
      </w:r>
      <w:r>
        <w:t xml:space="preserve"> Classify operations as read-only, idempotent-effect, or non-idempotent-effect. Idempotency scope includes domain, capability and logical target; deduplication survives restart and lasts at least the declared retry/recovery window. Providers without durable deduplication or reconciliation cannot claim safe consequential retries.</w:t>
      </w:r>
    </w:p>
    <w:p>
      <w:pPr>
        <w:keepLines/>
        <w:widowControl/>
      </w:pPr>
      <w:r>
        <w:rPr>
          <w:b/>
        </w:rPr>
        <w:t>CAP-011 — MUST:</w:t>
      </w:r>
      <w:r>
        <w:t xml:space="preserve"> On unknown outcome, reconcile through a provider operation ID or authoritative external status. Do not automatically repeat an irreversible effect without proof that repetition is safe. Human authorization to repeat must disclose the unresolved first outcome. Compensation is a separately authorized action, not an assumed rollback.</w:t>
      </w:r>
    </w:p>
    <w:p>
      <w:pPr>
        <w:keepLines/>
        <w:widowControl/>
      </w:pPr>
      <w:r>
        <w:rPr>
          <w:b/>
        </w:rPr>
        <w:t>CAP-012 — MUST:</w:t>
      </w:r>
      <w:del w:id="9003" w:author="Claude" w:date="2026-10-07T12:00:00Z">
        <w:r>
          <w:delText xml:space="preserve"> Reading invocation status, requesting cancellation, and requesting reconciliation require authorization against the invocation’s user, client/workload, and security-domain scope. Reconciliation executes under a dedicated trusted service identity with the minimum provider access needed to determine outcome; it does not inherit or restore expired task authority to perform new effects. Reconciliation that requires a new protected mutation is separately authorized and audited.</w:delText>
        </w:r>
      </w:del>
      <w:ins w:id="9004" w:author="Claude" w:date="2026-10-07T12:00:00Z">
        <w:r>
          <w:t xml:space="preserve"> Reading invocation status, requesting cancellation, and requesting reconciliation require authorization as the invocation’s user from any client whose current scope includes task visibility, as the originating workload while its generation remains valid, or as an authorized domain administrator, always within the invocation’s security domain. Reconciliation executes under a dedicated trusted service identity using credentials scoped to the invocation’s user and provider, issued for that reconciliation and revoked afterward; it does not inherit or restore expired task authority to perform new effects. Reconciliation that requires a new protected mutation is separately authorized and audited.</w:t>
        </w:r>
      </w:ins>
    </w:p>
    <w:p>
      <w:pPr>
        <w:keepLines/>
        <w:widowControl/>
        <w:rPr>
          <w:ins w:id="9005" w:author="Claude" w:date="2026-10-07T12:00:00Z"/>
        </w:rPr>
      </w:pPr>
      <w:ins w:id="9006" w:author="Claude" w:date="2026-10-07T12:00:00Z">
        <w:r>
          <w:rPr>
            <w:b/>
          </w:rPr>
          <w:t xml:space="preserve">NEW-A — MUST:</w:t>
        </w:r>
        <w:r>
          <w:t xml:space="preserve"> An approval is a Core-issued object bound to one operation_id, the canonical arguments digest, exact target identifiers, risk class, the data and destinations to be disclosed, policy revision, and expiry. Only an independently authenticated human user session whose client scope includes approval for that risk class may grant it. Workloads, agents, models, guests, and provider output cannot create, grant, or relay approvals, and approval responses never pass through model context. Unanswered approvals expire as denied. Any change of arguments or targets requires a new approval; a granted approval cannot be reused for another operation.</w:t>
        </w:r>
      </w:ins>
    </w:p>
    <w:p>
      <w:pPr>
        <w:keepLines/>
        <w:widowControl/>
        <w:rPr>
          <w:ins w:id="9007" w:author="Claude" w:date="2026-10-07T12:00:00Z"/>
        </w:rPr>
      </w:pPr>
      <w:ins w:id="9008" w:author="Claude" w:date="2026-10-07T12:00:00Z">
        <w:r>
          <w:rPr>
            <w:b/>
          </w:rPr>
          <w:t xml:space="preserve">NEW-B — MUST:</w:t>
        </w:r>
        <w:r>
          <w:t xml:space="preserve"> Every capability declares a disclosure class (none, local, or external) independently of its effect class under CAP-010. A request whose destination, path, query, headers, or body can carry user, memory, or task data outside the security domain is disclosure-capable even when read-only; this includes search queries and external-model escalation. After a task ingests content labelled untrusted under CTX-001, a disclosure-capable or consequential request requires an approval under NEW-A unless policy pre-approves its destination and none of its destination or parameters were constructed or modified by a model. NEW-E and NEW-H use this trigger.</w:t>
        </w:r>
      </w:ins>
    </w:p>
    <w:p>
      <w:bookmarkStart w:id="105" w:name="section_6"/>
      <w:pPr>
        <w:pStyle w:val="Heading1"/>
        <w:keepNext/>
        <w:widowControl/>
      </w:pPr>
      <w:r>
        <w:rPr>
          <w:color w:val="000000"/>
        </w:rPr>
        <w:t>6. Security Architecture</w:t>
      </w:r>
      <w:bookmarkEnd w:id="105"/>
    </w:p>
    <w:p>
      <w:pPr>
        <w:pStyle w:val="Heading2"/>
        <w:keepNext/>
        <w:widowControl/>
      </w:pPr>
      <w:r>
        <w:rPr>
          <w:color w:val="000000"/>
        </w:rPr>
        <w:t>6.1 Identity types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1656"/>
        <w:gridCol w:w="3456"/>
        <w:gridCol w:w="5054"/>
      </w:tblGrid>
      <w:tr>
        <w:trPr>
          <w:tblHeader w:val="true"/>
          <w:cantSplit/>
          <w:tblHeader/>
        </w:trPr>
        <w:tc>
          <w:tcPr>
            <w:tcW w:type="dxa" w:w="1656"/>
            <w:vAlign w:val="center"/>
            <w:shd w:fill="243746"/>
          </w:tcPr>
          <w:p>
            <w:pPr>
              <w:keepNext w:val="0"/>
              <w:keepLines w:val="0"/>
              <w:spacing w:after="40" w:before="40" w:line="252" w:lineRule="auto"/>
            </w:pPr>
            <w:r>
              <w:rPr>
                <w:rFonts w:ascii="Calibri" w:hAnsi="Calibri"/>
                <w:b/>
                <w:color w:val="FFFFFF"/>
                <w:sz w:val="19"/>
              </w:rPr>
              <w:t>Identity</w:t>
            </w:r>
          </w:p>
        </w:tc>
        <w:tc>
          <w:tcPr>
            <w:tcW w:type="dxa" w:w="3456"/>
            <w:vAlign w:val="center"/>
            <w:shd w:fill="243746"/>
          </w:tcPr>
          <w:p>
            <w:pPr>
              <w:keepNext w:val="0"/>
              <w:keepLines w:val="0"/>
              <w:spacing w:after="40" w:before="40" w:line="252" w:lineRule="auto"/>
            </w:pPr>
            <w:r>
              <w:rPr>
                <w:rFonts w:ascii="Calibri" w:hAnsi="Calibri"/>
                <w:b/>
                <w:color w:val="FFFFFF"/>
                <w:sz w:val="19"/>
              </w:rPr>
              <w:t>Purpose</w:t>
            </w:r>
          </w:p>
        </w:tc>
        <w:tc>
          <w:tcPr>
            <w:tcW w:type="dxa" w:w="5054"/>
            <w:vAlign w:val="center"/>
            <w:shd w:fill="243746"/>
          </w:tcPr>
          <w:p>
            <w:pPr>
              <w:keepNext w:val="0"/>
              <w:keepLines w:val="0"/>
              <w:spacing w:after="40" w:before="40" w:line="252" w:lineRule="auto"/>
            </w:pPr>
            <w:r>
              <w:rPr>
                <w:rFonts w:ascii="Calibri" w:hAnsi="Calibri"/>
                <w:b/>
                <w:color w:val="FFFFFF"/>
                <w:sz w:val="19"/>
              </w:rPr>
              <w:t>Authority</w:t>
            </w:r>
          </w:p>
        </w:tc>
      </w:tr>
      <w:tr>
        <w:trPr>
          <w:cantSplit/>
        </w:trPr>
        <w:tc>
          <w:tcPr>
            <w:tcW w:type="dxa" w:w="1656"/>
            <w:vAlign w:val="center"/>
            <w:shd w:fill="FFFFFF"/>
          </w:tcPr>
          <w:p>
            <w:pPr>
              <w:keepNext w:val="0"/>
              <w:keepLines w:val="0"/>
              <w:spacing w:after="40" w:before="40" w:line="252" w:lineRule="auto"/>
            </w:pPr>
            <w:r>
              <w:rPr>
                <w:rFonts w:ascii="Calibri" w:hAnsi="Calibri"/>
                <w:b w:val="0"/>
                <w:color w:val="000000"/>
                <w:sz w:val="19"/>
              </w:rPr>
              <w:t>Human/user</w:t>
            </w:r>
          </w:p>
        </w:tc>
        <w:tc>
          <w:tcPr>
            <w:tcW w:type="dxa" w:w="3456"/>
            <w:vAlign w:val="center"/>
            <w:shd w:fill="FFFFFF"/>
          </w:tcPr>
          <w:p>
            <w:pPr>
              <w:keepNext w:val="0"/>
              <w:keepLines w:val="0"/>
              <w:spacing w:after="40" w:before="40" w:line="252" w:lineRule="auto"/>
            </w:pPr>
            <w:r>
              <w:rPr>
                <w:rFonts w:ascii="Calibri" w:hAnsi="Calibri"/>
                <w:b w:val="0"/>
                <w:color w:val="000000"/>
                <w:sz w:val="19"/>
              </w:rPr>
              <w:t>Who requested/owns the action</w:t>
            </w:r>
          </w:p>
        </w:tc>
        <w:tc>
          <w:tcPr>
            <w:tcW w:type="dxa" w:w="5054"/>
            <w:vAlign w:val="center"/>
            <w:shd w:fill="FFFFFF"/>
          </w:tcPr>
          <w:p>
            <w:pPr>
              <w:keepNext w:val="0"/>
              <w:keepLines w:val="0"/>
              <w:spacing w:after="40" w:before="40" w:line="252" w:lineRule="auto"/>
            </w:pPr>
            <w:r>
              <w:rPr>
                <w:rFonts w:ascii="Calibri" w:hAnsi="Calibri"/>
                <w:b w:val="0"/>
                <w:color w:val="000000"/>
                <w:sz w:val="19"/>
              </w:rPr>
              <w:t>Role + capability grants + security-domain membership</w:t>
            </w:r>
          </w:p>
        </w:tc>
      </w:tr>
      <w:tr>
        <w:trPr>
          <w:cantSplit/>
        </w:trPr>
        <w:tc>
          <w:tcPr>
            <w:tcW w:type="dxa" w:w="1656"/>
            <w:vAlign w:val="center"/>
            <w:shd w:fill="F2F5F7"/>
          </w:tcPr>
          <w:p>
            <w:pPr>
              <w:keepNext w:val="0"/>
              <w:keepLines w:val="0"/>
              <w:spacing w:after="40" w:before="40" w:line="252" w:lineRule="auto"/>
            </w:pPr>
            <w:r>
              <w:rPr>
                <w:rFonts w:ascii="Calibri" w:hAnsi="Calibri"/>
                <w:b w:val="0"/>
                <w:color w:val="000000"/>
                <w:sz w:val="19"/>
              </w:rPr>
              <w:t>Client/device</w:t>
            </w:r>
          </w:p>
        </w:tc>
        <w:tc>
          <w:tcPr>
            <w:tcW w:type="dxa" w:w="3456"/>
            <w:vAlign w:val="center"/>
            <w:shd w:fill="F2F5F7"/>
          </w:tcPr>
          <w:p>
            <w:pPr>
              <w:keepNext w:val="0"/>
              <w:keepLines w:val="0"/>
              <w:spacing w:after="40" w:before="40" w:line="252" w:lineRule="auto"/>
            </w:pPr>
            <w:r>
              <w:rPr>
                <w:rFonts w:ascii="Calibri" w:hAnsi="Calibri"/>
                <w:b w:val="0"/>
                <w:color w:val="000000"/>
                <w:sz w:val="19"/>
              </w:rPr>
              <w:t>Which GUI/app/device is connected</w:t>
            </w:r>
          </w:p>
        </w:tc>
        <w:tc>
          <w:tcPr>
            <w:tcW w:type="dxa" w:w="5054"/>
            <w:vAlign w:val="center"/>
            <w:shd w:fill="F2F5F7"/>
          </w:tcPr>
          <w:p>
            <w:pPr>
              <w:keepNext w:val="0"/>
              <w:keepLines w:val="0"/>
              <w:spacing w:after="40" w:before="40" w:line="252" w:lineRule="auto"/>
            </w:pPr>
            <w:r>
              <w:rPr>
                <w:rFonts w:ascii="Calibri" w:hAnsi="Calibri"/>
                <w:b w:val="0"/>
                <w:color w:val="000000"/>
                <w:sz w:val="19"/>
              </w:rPr>
              <w:t>Client-specific scope; never implies user authority</w:t>
            </w:r>
          </w:p>
        </w:tc>
      </w:tr>
      <w:tr>
        <w:trPr>
          <w:cantSplit/>
        </w:trPr>
        <w:tc>
          <w:tcPr>
            <w:tcW w:type="dxa" w:w="1656"/>
            <w:vAlign w:val="center"/>
            <w:shd w:fill="FFFFFF"/>
          </w:tcPr>
          <w:p>
            <w:pPr>
              <w:keepNext w:val="0"/>
              <w:keepLines w:val="0"/>
              <w:spacing w:after="40" w:before="40" w:line="252" w:lineRule="auto"/>
            </w:pPr>
            <w:r>
              <w:rPr>
                <w:rFonts w:ascii="Calibri" w:hAnsi="Calibri"/>
                <w:b w:val="0"/>
                <w:color w:val="000000"/>
                <w:sz w:val="19"/>
              </w:rPr>
              <w:t>Workload/provider</w:t>
            </w:r>
          </w:p>
        </w:tc>
        <w:tc>
          <w:tcPr>
            <w:tcW w:type="dxa" w:w="3456"/>
            <w:vAlign w:val="center"/>
            <w:shd w:fill="FFFFFF"/>
          </w:tcPr>
          <w:p>
            <w:pPr>
              <w:keepNext w:val="0"/>
              <w:keepLines w:val="0"/>
              <w:spacing w:after="40" w:before="40" w:line="252" w:lineRule="auto"/>
            </w:pPr>
            <w:r>
              <w:rPr>
                <w:rFonts w:ascii="Calibri" w:hAnsi="Calibri"/>
                <w:b w:val="0"/>
                <w:color w:val="000000"/>
                <w:sz w:val="19"/>
              </w:rPr>
              <w:t>Which software workload is requesting service</w:t>
            </w:r>
          </w:p>
        </w:tc>
        <w:tc>
          <w:tcPr>
            <w:tcW w:type="dxa" w:w="5054"/>
            <w:vAlign w:val="center"/>
            <w:shd w:fill="FFFFFF"/>
          </w:tcPr>
          <w:p>
            <w:pPr>
              <w:keepNext w:val="0"/>
              <w:keepLines w:val="0"/>
              <w:spacing w:after="40" w:before="40" w:line="252" w:lineRule="auto"/>
            </w:pPr>
            <w:r>
              <w:rPr>
                <w:rFonts w:ascii="Calibri" w:hAnsi="Calibri"/>
                <w:b w:val="0"/>
                <w:color w:val="000000"/>
                <w:sz w:val="19"/>
              </w:rPr>
              <w:t>Attested workload identity; candidate SPIFFE/SPIRE</w:t>
            </w:r>
          </w:p>
        </w:tc>
      </w:tr>
      <w:tr>
        <w:trPr>
          <w:cantSplit/>
        </w:trPr>
        <w:tc>
          <w:tcPr>
            <w:tcW w:type="dxa" w:w="1656"/>
            <w:vAlign w:val="center"/>
            <w:shd w:fill="F2F5F7"/>
          </w:tcPr>
          <w:p>
            <w:pPr>
              <w:keepNext w:val="0"/>
              <w:keepLines w:val="0"/>
              <w:spacing w:after="40" w:before="40" w:line="252" w:lineRule="auto"/>
            </w:pPr>
            <w:r>
              <w:rPr>
                <w:rFonts w:ascii="Calibri" w:hAnsi="Calibri"/>
                <w:b w:val="0"/>
                <w:color w:val="000000"/>
                <w:sz w:val="19"/>
              </w:rPr>
              <w:t>Node</w:t>
            </w:r>
          </w:p>
        </w:tc>
        <w:tc>
          <w:tcPr>
            <w:tcW w:type="dxa" w:w="3456"/>
            <w:vAlign w:val="center"/>
            <w:shd w:fill="F2F5F7"/>
          </w:tcPr>
          <w:p>
            <w:pPr>
              <w:keepNext w:val="0"/>
              <w:keepLines w:val="0"/>
              <w:spacing w:after="40" w:before="40" w:line="252" w:lineRule="auto"/>
            </w:pPr>
            <w:r>
              <w:rPr>
                <w:rFonts w:ascii="Calibri" w:hAnsi="Calibri"/>
                <w:b w:val="0"/>
                <w:color w:val="000000"/>
                <w:sz w:val="19"/>
              </w:rPr>
              <w:t>Which machine/host participates</w:t>
            </w:r>
          </w:p>
        </w:tc>
        <w:tc>
          <w:tcPr>
            <w:tcW w:type="dxa" w:w="5054"/>
            <w:vAlign w:val="center"/>
            <w:shd w:fill="F2F5F7"/>
          </w:tcPr>
          <w:p>
            <w:pPr>
              <w:keepNext w:val="0"/>
              <w:keepLines w:val="0"/>
              <w:spacing w:after="40" w:before="40" w:line="252" w:lineRule="auto"/>
            </w:pPr>
            <w:r>
              <w:rPr>
                <w:rFonts w:ascii="Calibri" w:hAnsi="Calibri"/>
                <w:b w:val="0"/>
                <w:color w:val="000000"/>
                <w:sz w:val="19"/>
              </w:rPr>
              <w:t>Node trust/attestation and security-domain membership</w:t>
            </w:r>
          </w:p>
        </w:tc>
      </w:tr>
      <w:tr>
        <w:trPr>
          <w:cantSplit/>
        </w:trPr>
        <w:tc>
          <w:tcPr>
            <w:tcW w:type="dxa" w:w="1656"/>
            <w:vAlign w:val="center"/>
            <w:shd w:fill="FFFFFF"/>
          </w:tcPr>
          <w:p>
            <w:pPr>
              <w:keepNext w:val="0"/>
              <w:keepLines w:val="0"/>
              <w:spacing w:after="40" w:before="40" w:line="252" w:lineRule="auto"/>
            </w:pPr>
            <w:r>
              <w:rPr>
                <w:rFonts w:ascii="Calibri" w:hAnsi="Calibri"/>
                <w:b w:val="0"/>
                <w:color w:val="000000"/>
                <w:sz w:val="19"/>
              </w:rPr>
              <w:t>Federated domain</w:t>
            </w:r>
          </w:p>
        </w:tc>
        <w:tc>
          <w:tcPr>
            <w:tcW w:type="dxa" w:w="3456"/>
            <w:vAlign w:val="center"/>
            <w:shd w:fill="FFFFFF"/>
          </w:tcPr>
          <w:p>
            <w:pPr>
              <w:keepNext w:val="0"/>
              <w:keepLines w:val="0"/>
              <w:spacing w:after="40" w:before="40" w:line="252" w:lineRule="auto"/>
            </w:pPr>
            <w:r>
              <w:rPr>
                <w:rFonts w:ascii="Calibri" w:hAnsi="Calibri"/>
                <w:b w:val="0"/>
                <w:color w:val="000000"/>
                <w:sz w:val="19"/>
              </w:rPr>
              <w:t>Which independent Freya authority issued identity</w:t>
            </w:r>
          </w:p>
        </w:tc>
        <w:tc>
          <w:tcPr>
            <w:tcW w:type="dxa" w:w="5054"/>
            <w:vAlign w:val="center"/>
            <w:shd w:fill="FFFFFF"/>
          </w:tcPr>
          <w:p>
            <w:pPr>
              <w:keepNext w:val="0"/>
              <w:keepLines w:val="0"/>
              <w:spacing w:after="40" w:before="40" w:line="252" w:lineRule="auto"/>
            </w:pPr>
            <w:r>
              <w:rPr>
                <w:rFonts w:ascii="Calibri" w:hAnsi="Calibri"/>
                <w:b w:val="0"/>
                <w:color w:val="000000"/>
                <w:sz w:val="19"/>
              </w:rPr>
              <w:t>Authentication only; does not imply administration</w:t>
            </w:r>
          </w:p>
        </w:tc>
      </w:tr>
    </w:tbl>
    <w:p>
      <w:pPr>
        <w:widowControl/>
      </w:pPr>
    </w:p>
    <w:p>
      <w:pPr>
        <w:widowControl/>
      </w:pPr>
      <w:r>
        <w:rPr>
          <w:rFonts w:ascii="Calibri" w:hAnsi="Calibri"/>
          <w:color w:val="000000"/>
        </w:rPr>
        <w:t>SPIFFE/SPIRE is the leading future workload/node identity implementation because SPIFFE trust domains are administratively isolated and can federate for authentication without merging authority.</w:t>
      </w:r>
    </w:p>
    <w:p>
      <w:pPr>
        <w:keepLines/>
        <w:widowControl/>
      </w:pPr>
      <w:r>
        <w:rPr>
          <w:b/>
        </w:rPr>
        <w:t>SEC-001 — MUST:</w:t>
      </w:r>
      <w:r>
        <w:t xml:space="preserve"> Separate policy decision from policy enforcement. OPA is a leading PolicyEngineProvider candidate; Freya defines the policy semantics.</w:t>
      </w:r>
    </w:p>
    <w:p>
      <w:pPr>
        <w:keepLines/>
        <w:widowControl/>
      </w:pPr>
      <w:r>
        <w:rPr>
          <w:b/>
        </w:rPr>
        <w:t>SEC-002 — MUST:</w:t>
      </w:r>
      <w:r>
        <w:t xml:space="preserve"> Enforcement layers may only preserve or reduce authority as requests pass through user, domain, agent, capability, provider, sandbox, and task scopes; they must not silently increase it.</w:t>
      </w:r>
    </w:p>
    <w:p>
      <w:pPr>
        <w:keepLines/>
        <w:widowControl/>
      </w:pPr>
      <w:r>
        <w:rPr>
          <w:b/>
        </w:rPr>
        <w:t>SEC-003 — MUST:</w:t>
      </w:r>
      <w:r>
        <w:t xml:space="preserve"> Secrets are not directly exposed to agents when a scoped/short-lived credential or brokered action can satisfy the task.</w:t>
      </w:r>
    </w:p>
    <w:p>
      <w:pPr>
        <w:keepLines/>
        <w:widowControl/>
      </w:pPr>
      <w:r>
        <w:rPr>
          <w:b/>
        </w:rPr>
        <w:t>SEC-004 — MUST:</w:t>
      </w:r>
      <w:r>
        <w:t xml:space="preserve"> Maintain trusted-runtime and untrusted-execution environments as a hard boundary.</w:t>
      </w:r>
    </w:p>
    <w:p>
      <w:pPr>
        <w:keepLines/>
        <w:widowControl/>
      </w:pPr>
      <w:r>
        <w:rPr>
          <w:b/>
        </w:rPr>
        <w:t>SEC-005 — MUST:</w:t>
      </w:r>
      <w:r>
        <w:t xml:space="preserve"> Classify execution risk and select native/container/sandbox/VM isolation accordingly.</w:t>
      </w:r>
    </w:p>
    <w:p>
      <w:pPr>
        <w:keepLines/>
        <w:widowControl/>
      </w:pPr>
      <w:r>
        <w:rPr>
          <w:b/>
        </w:rPr>
        <w:t>SEC-006 — MUST:</w:t>
      </w:r>
      <w:r>
        <w:t xml:space="preserve"> Consequential physical actions and destructive system actions support explicit authorization policies and auditable execution.</w:t>
      </w:r>
    </w:p>
    <w:p>
      <w:pPr>
        <w:keepLines/>
        <w:widowControl/>
      </w:pPr>
      <w:r>
        <w:rPr>
          <w:b/>
        </w:rPr>
        <w:t>SEC-007 — MUST:</w:t>
      </w:r>
      <w:r>
        <w:t xml:space="preserve"> Security audit events include actor, workload/client identity, requested capability, decision, policy basis/reference, target, outcome, and timestamps without leaking secrets.</w:t>
      </w:r>
    </w:p>
    <w:p>
      <w:pPr>
        <w:keepLines/>
        <w:widowControl/>
      </w:pPr>
      <w:r>
        <w:rPr>
          <w:b/>
        </w:rPr>
        <w:t>SEC-008 — SHOULD:</w:t>
      </w:r>
      <w:r>
        <w:t xml:space="preserve"> Make high-value audit history tamper-evident using protected checkpoints or an independently controlled sink. Document the adversary model; a local hash chain alone cannot prevent a host administrator from rewriting the chain and its head.</w:t>
      </w:r>
    </w:p>
    <w:p>
      <w:pPr>
        <w:keepLines/>
        <w:widowControl/>
      </w:pPr>
      <w:r>
        <w:rPr>
          <w:b/>
        </w:rPr>
        <w:t>SEC-009 — SHOULD:</w:t>
      </w:r>
      <w:r>
        <w:t xml:space="preserve"> Use OpenBao or equivalent behind SecretsProvider/PKIProvider for production secrets, short-lived credentials, and certificate lifecycle.</w:t>
      </w:r>
    </w:p>
    <w:p>
      <w:pPr>
        <w:keepLines/>
        <w:widowControl/>
      </w:pPr>
      <w:r>
        <w:rPr>
          <w:b/>
        </w:rPr>
        <w:t>SEC-010 — SHOULD:</w:t>
      </w:r>
      <w:r>
        <w:t xml:space="preserve"> Use Sigstore/in-toto/TUF-style provenance, signing, and secure update mechanisms for distributed Freya artifacts and updates.</w:t>
      </w:r>
    </w:p>
    <w:p>
      <w:pPr>
        <w:pStyle w:val="Heading2"/>
        <w:keepNext/>
        <w:widowControl/>
      </w:pPr>
      <w:r>
        <w:rPr>
          <w:color w:val="000000"/>
        </w:rPr>
        <w:t>6.2 Federated administrative sovereignty</w:t>
      </w:r>
    </w:p>
    <w:p>
      <w:pPr>
        <w:keepLines/>
        <w:widowControl/>
      </w:pPr>
      <w:r>
        <w:rPr>
          <w:b/>
        </w:rPr>
        <w:t>SEC-035 — MUST:</w:t>
      </w:r>
      <w:r>
        <w:t xml:space="preserve"> When independently administered Freya systems connect, federate, cluster, share resources, or cooperate, each originating Freya security domain retains its own administrative sovereignty/root of trust unless an explicit protected governance operation establishes otherwise.</w:t>
      </w:r>
    </w:p>
    <w:p>
      <w:pPr>
        <w:keepLines/>
        <w:widowControl/>
      </w:pPr>
      <w:r>
        <w:rPr>
          <w:b/>
        </w:rPr>
        <w:t>SEC-036 — MUST:</w:t>
      </w:r>
      <w:r>
        <w:t xml:space="preserve"> An administrator's destructive/zeroization authority remains limited to nodes, private/system data, cryptographic material, backups, and resources belonging to that administrator's authorized security domain.</w:t>
      </w:r>
    </w:p>
    <w:p>
      <w:pPr>
        <w:keepLines/>
        <w:widowControl/>
      </w:pPr>
      <w:r>
        <w:rPr>
          <w:b/>
        </w:rPr>
        <w:t>SEC-037 — MUST:</w:t>
      </w:r>
      <w:r>
        <w:t xml:space="preserve"> Federation must not automatically extend root authority over another Freya system's nodes, users, private data, keys, backups, or infrastructure.</w:t>
      </w:r>
    </w:p>
    <w:p>
      <w:pPr>
        <w:keepLines/>
        <w:widowControl/>
      </w:pPr>
      <w:r>
        <w:rPr>
          <w:b/>
        </w:rPr>
        <w:t>SEC-038 — MUST:</w:t>
      </w:r>
      <w:r>
        <w:t xml:space="preserve"> Any future duress credential has authority only within its administrator’s authorized domain. Foundation alpha does not implement duress-triggered destruction. No future feature may promise destruction of uncontrolled or unreachable copies.</w:t>
      </w:r>
    </w:p>
    <w:p>
      <w:pPr>
        <w:keepLines/>
        <w:widowControl/>
      </w:pPr>
      <w:r>
        <w:rPr>
          <w:b/>
        </w:rPr>
        <w:t>SEC-039 — MUST:</w:t>
      </w:r>
      <w:r>
        <w:t xml:space="preserve"> Emergency revocation and destruction are bounded by ownership, reachability, and control of storage and keys. Record independently owned, offline, exported, and federated copies as outside any guaranteed purge unless demonstrably covered by enforceable agreements and mechanisms.</w:t>
      </w:r>
    </w:p>
    <w:p>
      <w:pPr>
        <w:keepLines/>
        <w:widowControl/>
      </w:pPr>
      <w:r>
        <w:rPr>
          <w:b/>
        </w:rPr>
        <w:t>SEC-040 — MAY:</w:t>
      </w:r>
      <w:r>
        <w:t xml:space="preserve"> Explicit mutually shared secrets may define reciprocal emergency-destruction policy when participating domains pre-authorize designated authorities and scope.</w:t>
      </w:r>
    </w:p>
    <w:p>
      <w:pPr>
        <w:pStyle w:val="Heading2"/>
        <w:keepNext/>
        <w:widowControl/>
      </w:pPr>
      <w:r>
        <w:rPr>
          <w:color w:val="000000"/>
        </w:rPr>
        <w:t>6.3 Threat model and alpha enforcement profile</w:t>
      </w:r>
    </w:p>
    <w:p>
      <w:pPr>
        <w:keepLines/>
        <w:widowControl/>
      </w:pPr>
      <w:r>
        <w:rPr>
          <w:b/>
        </w:rPr>
        <w:t>SEC-011 — MUST:</w:t>
      </w:r>
      <w:r>
        <w:t xml:space="preserve"> Treat agents, generated code, retrieved documents, tool outputs, unapproved extensions, and clients as untrusted. Protect against malicious clients, compromised isolated providers, cross-user access, prompt injection, and replay. Host administrators, the host kernel, and explicitly trusted Core code are in the alpha trusted computing base. Do not claim protection against a compromised host administrator.</w:t>
      </w:r>
      <w:ins w:id="9009" w:author="Claude" w:date="2026-10-07T12:00:00Z">
        <w:r>
          <w:t xml:space="preserve"> ADR-017 records whether ordinary processes running under the same Windows account as a paired client are inside that client’s trust boundary for alpha; if they are not, native clients require an additional transport profile that binds the caller’s operating-system identity, alongside the loopback HTTP/WebSocket profile.</w:t>
        </w:r>
      </w:ins>
    </w:p>
    <w:p>
      <w:pPr>
        <w:keepLines/>
        <w:widowControl/>
      </w:pPr>
      <w:r>
        <w:rPr>
          <w:b/>
        </w:rPr>
        <w:t>SEC-012 — MUST:</w:t>
      </w:r>
      <w:r>
        <w:t xml:space="preserve"> Run Core under a dedicated least-privileged Windows service identity. Protect its storage and administrative endpoints with operating-system ACLs. Use established Windows credential/key protection facilities behind SecretsProvider. Do not invent cryptography or distribute Core credentials to workers.</w:t>
      </w:r>
    </w:p>
    <w:p>
      <w:pPr>
        <w:keepLines/>
        <w:widowControl/>
      </w:pPr>
      <w:r>
        <w:rPr>
          <w:b/>
        </w:rPr>
        <w:t>SEC-013 — MUST:</w:t>
      </w:r>
      <w:r>
        <w:t xml:space="preserve"> Require an IsolationProvider satisfying a defined, approved and validated untrusted-execution profile. Hyper-V guest VM isolation is the initial preferred Windows alpha profile where supported; Hyper-V is not a permanent Freya architecture dependency. Disable shared host folders, clipboard, host credentials, and general guest access to host services. Exchange only authorized input/output through a narrow authenticated worker channel; deny guest egress by default and allow only approved destinations. Apply resource limits and destroy/reconcile guest state after execution. If the Windows edition, virtualization configuration, or containment tests do not support the selected profile, untrusted execution remains disabled until an equivalent profile is approved by ADR and passes its applicable tests. Hyper-V validation is pending.</w:t>
      </w:r>
    </w:p>
    <w:p>
      <w:pPr>
        <w:keepLines/>
        <w:widowControl/>
      </w:pPr>
      <w:r>
        <w:rPr>
          <w:b/>
        </w:rPr>
        <w:t>SEC-014 — MUST:</w:t>
      </w:r>
      <w:r>
        <w:t xml:space="preserve"> Native trusted adapters and arbitrary code execution are distinct capabilities. Broadly privileged services require explicitly recorded trust; they must not be represented as isolated merely because the adapter is a separate process. Broker-scoped operations and credentials limit guest/provider access to exact authorized resources.</w:t>
      </w:r>
    </w:p>
    <w:p>
      <w:pPr>
        <w:keepLines/>
        <w:widowControl/>
      </w:pPr>
      <w:r>
        <w:rPr>
          <w:b/>
        </w:rPr>
        <w:t>SEC-015 — MUST:</w:t>
      </w:r>
      <w:r>
        <w:t xml:space="preserve"> The alpha policy evaluator is deterministic and deny-by-default behind PolicyEngineProvider. Decisions return allow/deny, reason, policy revision, grant epoch, obligations, and expiry. The broker must enforce every obligation or deny. OPA may replace this implementation after semantic conformance tests.</w:t>
      </w:r>
    </w:p>
    <w:p>
      <w:pPr>
        <w:keepLines/>
        <w:widowControl/>
      </w:pPr>
      <w:r>
        <w:rPr>
          <w:b/>
        </w:rPr>
        <w:t>SEC-016 — MUST:</w:t>
      </w:r>
      <w:r>
        <w:t xml:space="preserve"> New protected actions fail closed if current policy or revocation state is unavailable. Alpha does not use cached allows during policy failure. Long-running operations check revocation before each new protected effect and at declared checkpoints; requests stop further effects when authority expires. Already completed effects cannot be undone by revocation.</w:t>
      </w:r>
    </w:p>
    <w:p>
      <w:pPr>
        <w:keepLines/>
        <w:widowControl/>
      </w:pPr>
      <w:r>
        <w:rPr>
          <w:b/>
        </w:rPr>
        <w:t>SEC-017 — MUST:</w:t>
      </w:r>
      <w:r>
        <w:t xml:space="preserve"> Use monotonic time for local elapsed deadlines. Absolute expiry across nodes requires bounded clock skew and rejects unverifiable freshness; persisted grants are revalidated after restart. Bind delegation to audience, scope, maximum depth and lifetime. No agent may mint broader grants.</w:t>
      </w:r>
    </w:p>
    <w:p>
      <w:pPr>
        <w:keepLines/>
        <w:widowControl/>
      </w:pPr>
      <w:r>
        <w:rPr>
          <w:b/>
        </w:rPr>
        <w:t>SEC-018 — MUST:</w:t>
      </w:r>
      <w:r>
        <w:t xml:space="preserve"> Secret delivery uses scoped brokered actions or short-lived credentials. Redact secrets from errors, output, artifacts, and telemetry. A provider that necessarily receives a secret must declare that exposure and its storage/rotation behavior.</w:t>
      </w:r>
    </w:p>
    <w:p>
      <w:pPr>
        <w:keepLines/>
        <w:widowControl/>
      </w:pPr>
      <w:r>
        <w:rPr>
          <w:b/>
        </w:rPr>
        <w:t>SEC-019 — MUST:</w:t>
      </w:r>
      <w:r>
        <w:t xml:space="preserve"> The isolation-worker control channel is distinct from the human Client Gateway. Bind it only to a dedicated host–guest transport or configured private interface, authenticate each worker and provider generation, and expose only assigned-task input/output and explicitly delegated broker operations. Guest access to user-login, client-pairing, administrative, and unrelated host endpoints is denied. Worker credentials are scoped, rotated, and revoked when the sandbox is destroyed or its generation is superseded.</w:t>
      </w:r>
      <w:ins w:id="9010" w:author="Claude" w:date="2026-10-07T12:00:00Z">
        <w:r>
          <w:t xml:space="preserve"> Prefer a host–guest socket transport with no IP route to the host. If an IP interface is used, a host firewall denies all guest-originated traffic on that interface except to the worker endpoint, and validation scans every host listening port from the guest.</w:t>
        </w:r>
      </w:ins>
    </w:p>
    <w:p>
      <w:pPr>
        <w:keepLines/>
        <w:widowControl/>
        <w:rPr>
          <w:ins w:id="9011" w:author="Claude" w:date="2026-10-07T12:00:00Z"/>
        </w:rPr>
      </w:pPr>
      <w:ins w:id="9012" w:author="Claude" w:date="2026-10-07T12:00:00Z">
        <w:r>
          <w:rPr>
            <w:b/>
          </w:rPr>
          <w:t xml:space="preserve">NEW-D — MUST:</w:t>
        </w:r>
        <w:r>
          <w:t xml:space="preserve"> The deployed Core installation, policy, configuration, credentials, audit store, and provider/extension manifests form a protected target class. No agent-originated or guest-originated capability may create, modify, or delete them, regardless of grants, including through links, junctions, or reparse points (CAP-008). Agent-authored changes to Freya are proposals in a separate working copy and take effect only through human review and the OPS-001 update path. The deployed installation is not a development working copy.</w:t>
        </w:r>
      </w:ins>
    </w:p>
    <w:p>
      <w:pPr>
        <w:keepLines/>
        <w:widowControl/>
        <w:rPr>
          <w:ins w:id="9013" w:author="Claude" w:date="2026-10-07T12:00:00Z"/>
        </w:rPr>
      </w:pPr>
      <w:ins w:id="9014" w:author="Claude" w:date="2026-10-07T12:00:00Z">
        <w:r>
          <w:rPr>
            <w:b/>
          </w:rPr>
          <w:t xml:space="preserve">NEW-E — MUST:</w:t>
        </w:r>
        <w:r>
          <w:t xml:space="preserve"> Broker operations reachable from a guest through the SEC-019 channel are enumerated when the sandbox is created, are a subset of the task’s grants, and are recorded in the sandbox profile and audit trail. Guest-originated requests are labelled untrusted-origin and are subject to NEW-B. Guest broker use is charged to a separate bounded budget within the task budget.</w:t>
        </w:r>
      </w:ins>
    </w:p>
    <w:p>
      <w:pPr>
        <w:widowControl/>
      </w:pPr>
      <w:r>
        <w:rPr>
          <w:rFonts w:ascii="Calibri" w:hAnsi="Calibri"/>
          <w:color w:val="000000"/>
        </w:rPr>
        <w:t>SEC-035, SEC-036, SEC-037 and SEC-040 remain unchanged. Federation does not merge administrative sovereignty. SEC-038 and SEC-039 qualify the technical ability to reach and control copies or keys; they do not reduce the originating domain’s administrative authority or grant authority to another domain. Independently owned copies remain subject to their own domain’s governance. An unreachable domain-owned copy does not become foreign-owned merely because it cannot currently be erased.</w:t>
      </w:r>
    </w:p>
    <w:p>
      <w:bookmarkStart w:id="106" w:name="section_7"/>
      <w:pPr>
        <w:pStyle w:val="Heading1"/>
        <w:keepNext/>
        <w:widowControl/>
      </w:pPr>
      <w:r>
        <w:rPr>
          <w:color w:val="000000"/>
        </w:rPr>
        <w:t>7. Multi-User Architecture</w:t>
      </w:r>
      <w:bookmarkEnd w:id="106"/>
    </w:p>
    <w:p>
      <w:pPr>
        <w:keepLines/>
        <w:widowControl/>
      </w:pPr>
      <w:r>
        <w:rPr>
          <w:b/>
        </w:rPr>
        <w:t>USR-001 — MUST:</w:t>
      </w:r>
      <w:r>
        <w:t xml:space="preserve"> Support multiple user accounts/profiles with isolated conversation history, personal memory/context, preferences, files/data where appropriate, permissions, and audit identity.</w:t>
      </w:r>
    </w:p>
    <w:p>
      <w:pPr>
        <w:keepLines/>
        <w:widowControl/>
      </w:pPr>
      <w:r>
        <w:rPr>
          <w:b/>
        </w:rPr>
        <w:t>USR-002 — MUST:</w:t>
      </w:r>
      <w:r>
        <w:t xml:space="preserve"> Support owner/admin and lower-privilege roles plus capability/action-specific policy.</w:t>
      </w:r>
    </w:p>
    <w:p>
      <w:pPr>
        <w:keepLines/>
        <w:widowControl/>
      </w:pPr>
      <w:r>
        <w:rPr>
          <w:b/>
        </w:rPr>
        <w:t>USR-003 — MUST:</w:t>
      </w:r>
      <w:r>
        <w:t xml:space="preserve"> Shared underlying compute must not collapse logical user isolation.</w:t>
      </w:r>
    </w:p>
    <w:p>
      <w:pPr>
        <w:keepLines/>
        <w:widowControl/>
      </w:pPr>
      <w:r>
        <w:rPr>
          <w:b/>
        </w:rPr>
        <w:t>USR-004 — MUST:</w:t>
      </w:r>
      <w:r>
        <w:t xml:space="preserve"> Context retrieval and memory queries must apply user/security-domain authorization before results reach an agent/model.</w:t>
      </w:r>
    </w:p>
    <w:p>
      <w:pPr>
        <w:pStyle w:val="Heading2"/>
        <w:keepNext/>
        <w:widowControl/>
      </w:pPr>
      <w:r>
        <w:rPr>
          <w:color w:val="000000"/>
        </w:rPr>
        <w:t>7.1 End-to-end isolation and quotas</w:t>
      </w:r>
    </w:p>
    <w:p>
      <w:pPr>
        <w:keepLines/>
        <w:widowControl/>
      </w:pPr>
      <w:r>
        <w:rPr>
          <w:b/>
        </w:rPr>
        <w:t>USR-005 — MUST:</w:t>
      </w:r>
      <w:r>
        <w:t xml:space="preserve"> Derive owner/domain labels at trusted ingestion and enforce them on reads, writes, consolidation, reranking, indexing, exports, events, and deletion. Clients may request ownership changes only through a separately authorized operation.</w:t>
      </w:r>
    </w:p>
    <w:p>
      <w:pPr>
        <w:keepLines/>
        <w:widowControl/>
      </w:pPr>
      <w:r>
        <w:rPr>
          <w:b/>
        </w:rPr>
        <w:t>USR-006 — MUST:</w:t>
      </w:r>
      <w:r>
        <w:t xml:space="preserve"> Cache keys include security domain, authorized user/scope, policy revision or invalidation epoch, and relevant model/context parameters. No shared response cache may return protected user content across scopes. Model conversation state, prompt caches, batching outputs, and provider sessions must be tested for isolation; deny multi-user use of a runtime configuration that cannot satisfy it.</w:t>
      </w:r>
    </w:p>
    <w:p>
      <w:pPr>
        <w:keepLines/>
        <w:widowControl/>
      </w:pPr>
      <w:r>
        <w:rPr>
          <w:b/>
        </w:rPr>
        <w:t>USR-007 — MUST:</w:t>
      </w:r>
      <w:r>
        <w:t xml:space="preserve"> Enforce per-user/domain/task limits for concurrency, tokens, execution time, storage, queued work, and external spend. Charge retries against the same budget. Reserve budget before dispatch, reconcile charges afterward, and avoid starvation through bounded queues and configured fairness.</w:t>
      </w:r>
    </w:p>
    <w:p>
      <w:bookmarkStart w:id="107" w:name="section_8"/>
      <w:pPr>
        <w:pStyle w:val="Heading1"/>
        <w:keepNext/>
        <w:widowControl/>
      </w:pPr>
      <w:r>
        <w:rPr>
          <w:color w:val="000000"/>
        </w:rPr>
        <w:t>8. Memory, Context, and Knowledge</w:t>
      </w:r>
      <w:bookmarkEnd w:id="107"/>
    </w:p>
    <w:p>
      <w:pPr>
        <w:widowControl/>
      </w:pPr>
      <w:r>
        <w:rPr>
          <w:rFonts w:ascii="Calibri" w:hAnsi="Calibri"/>
          <w:color w:val="000000"/>
        </w:rPr>
        <w:t>Memory, context, and knowledge are distinct services. Vector search is an implementation mechanism, not the definition of memory.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1656"/>
        <w:gridCol w:w="4392"/>
        <w:gridCol w:w="4118"/>
      </w:tblGrid>
      <w:tr>
        <w:trPr>
          <w:tblHeader w:val="true"/>
          <w:cantSplit/>
          <w:tblHeader/>
        </w:trPr>
        <w:tc>
          <w:tcPr>
            <w:tcW w:type="dxa" w:w="1656"/>
            <w:vAlign w:val="center"/>
            <w:shd w:fill="243746"/>
          </w:tcPr>
          <w:p>
            <w:pPr>
              <w:keepNext w:val="0"/>
              <w:keepLines w:val="0"/>
              <w:spacing w:after="40" w:before="40" w:line="252" w:lineRule="auto"/>
            </w:pPr>
            <w:r>
              <w:rPr>
                <w:rFonts w:ascii="Calibri" w:hAnsi="Calibri"/>
                <w:b/>
                <w:color w:val="FFFFFF"/>
                <w:sz w:val="19"/>
              </w:rPr>
              <w:t>System</w:t>
            </w:r>
          </w:p>
        </w:tc>
        <w:tc>
          <w:tcPr>
            <w:tcW w:type="dxa" w:w="4392"/>
            <w:vAlign w:val="center"/>
            <w:shd w:fill="243746"/>
          </w:tcPr>
          <w:p>
            <w:pPr>
              <w:keepNext w:val="0"/>
              <w:keepLines w:val="0"/>
              <w:spacing w:after="40" w:before="40" w:line="252" w:lineRule="auto"/>
            </w:pPr>
            <w:r>
              <w:rPr>
                <w:rFonts w:ascii="Calibri" w:hAnsi="Calibri"/>
                <w:b/>
                <w:color w:val="FFFFFF"/>
                <w:sz w:val="19"/>
              </w:rPr>
              <w:t>Owns</w:t>
            </w:r>
          </w:p>
        </w:tc>
        <w:tc>
          <w:tcPr>
            <w:tcW w:type="dxa" w:w="4118"/>
            <w:vAlign w:val="center"/>
            <w:shd w:fill="243746"/>
          </w:tcPr>
          <w:p>
            <w:pPr>
              <w:keepNext w:val="0"/>
              <w:keepLines w:val="0"/>
              <w:spacing w:after="40" w:before="40" w:line="252" w:lineRule="auto"/>
            </w:pPr>
            <w:r>
              <w:rPr>
                <w:rFonts w:ascii="Calibri" w:hAnsi="Calibri"/>
                <w:b/>
                <w:color w:val="FFFFFF"/>
                <w:sz w:val="19"/>
              </w:rPr>
              <w:t>Candidate infrastructure</w:t>
            </w:r>
          </w:p>
        </w:tc>
      </w:tr>
      <w:tr>
        <w:trPr>
          <w:cantSplit/>
        </w:trPr>
        <w:tc>
          <w:tcPr>
            <w:tcW w:type="dxa" w:w="1656"/>
            <w:vAlign w:val="center"/>
            <w:shd w:fill="FFFFFF"/>
          </w:tcPr>
          <w:p>
            <w:pPr>
              <w:keepNext w:val="0"/>
              <w:keepLines w:val="0"/>
              <w:spacing w:after="40" w:before="40" w:line="252" w:lineRule="auto"/>
            </w:pPr>
            <w:r>
              <w:rPr>
                <w:rFonts w:ascii="Calibri" w:hAnsi="Calibri"/>
                <w:b w:val="0"/>
                <w:color w:val="000000"/>
                <w:sz w:val="19"/>
              </w:rPr>
              <w:t>Memory Service</w:t>
            </w:r>
          </w:p>
        </w:tc>
        <w:tc>
          <w:tcPr>
            <w:tcW w:type="dxa" w:w="4392"/>
            <w:vAlign w:val="center"/>
            <w:shd w:fill="FFFFFF"/>
          </w:tcPr>
          <w:p>
            <w:pPr>
              <w:keepNext w:val="0"/>
              <w:keepLines w:val="0"/>
              <w:spacing w:after="40" w:before="40" w:line="252" w:lineRule="auto"/>
            </w:pPr>
            <w:r>
              <w:rPr>
                <w:rFonts w:ascii="Calibri" w:hAnsi="Calibri"/>
                <w:b w:val="0"/>
                <w:color w:val="000000"/>
                <w:sz w:val="19"/>
              </w:rPr>
              <w:t>Durable user/system/episodic/semantic/procedural memory semantics and provenance</w:t>
            </w:r>
          </w:p>
        </w:tc>
        <w:tc>
          <w:tcPr>
            <w:tcW w:type="dxa" w:w="4118"/>
            <w:vAlign w:val="center"/>
            <w:shd w:fill="FFFFFF"/>
          </w:tcPr>
          <w:p>
            <w:pPr>
              <w:keepNext w:val="0"/>
              <w:keepLines w:val="0"/>
              <w:spacing w:after="40" w:before="40" w:line="252" w:lineRule="auto"/>
            </w:pPr>
            <w:r>
              <w:rPr>
                <w:rFonts w:ascii="Calibri" w:hAnsi="Calibri"/>
                <w:b w:val="0"/>
                <w:color w:val="000000"/>
                <w:sz w:val="19"/>
              </w:rPr>
              <w:t>Relational/object storage, Qdrant, Letta/Mem0-inspired extraction</w:t>
            </w:r>
          </w:p>
        </w:tc>
      </w:tr>
      <w:tr>
        <w:trPr>
          <w:cantSplit/>
        </w:trPr>
        <w:tc>
          <w:tcPr>
            <w:tcW w:type="dxa" w:w="1656"/>
            <w:vAlign w:val="center"/>
            <w:shd w:fill="F2F5F7"/>
          </w:tcPr>
          <w:p>
            <w:pPr>
              <w:keepNext w:val="0"/>
              <w:keepLines w:val="0"/>
              <w:spacing w:after="40" w:before="40" w:line="252" w:lineRule="auto"/>
            </w:pPr>
            <w:r>
              <w:rPr>
                <w:rFonts w:ascii="Calibri" w:hAnsi="Calibri"/>
                <w:b w:val="0"/>
                <w:color w:val="000000"/>
                <w:sz w:val="19"/>
              </w:rPr>
              <w:t>Knowledge Service</w:t>
            </w:r>
          </w:p>
        </w:tc>
        <w:tc>
          <w:tcPr>
            <w:tcW w:type="dxa" w:w="4392"/>
            <w:vAlign w:val="center"/>
            <w:shd w:fill="F2F5F7"/>
          </w:tcPr>
          <w:p>
            <w:pPr>
              <w:keepNext w:val="0"/>
              <w:keepLines w:val="0"/>
              <w:spacing w:after="40" w:before="40" w:line="252" w:lineRule="auto"/>
            </w:pPr>
            <w:r>
              <w:rPr>
                <w:rFonts w:ascii="Calibri" w:hAnsi="Calibri"/>
                <w:b w:val="0"/>
                <w:color w:val="000000"/>
                <w:sz w:val="19"/>
              </w:rPr>
              <w:t>Documents, manuals, source, web archives, datasets and canonical source references</w:t>
            </w:r>
          </w:p>
        </w:tc>
        <w:tc>
          <w:tcPr>
            <w:tcW w:type="dxa" w:w="4118"/>
            <w:vAlign w:val="center"/>
            <w:shd w:fill="F2F5F7"/>
          </w:tcPr>
          <w:p>
            <w:pPr>
              <w:keepNext w:val="0"/>
              <w:keepLines w:val="0"/>
              <w:spacing w:after="40" w:before="40" w:line="252" w:lineRule="auto"/>
            </w:pPr>
            <w:r>
              <w:rPr>
                <w:rFonts w:ascii="Calibri" w:hAnsi="Calibri"/>
                <w:b w:val="0"/>
                <w:color w:val="000000"/>
                <w:sz w:val="19"/>
              </w:rPr>
              <w:t>Docling, Qdrant, future GraphRAG/knowledge graph</w:t>
            </w:r>
          </w:p>
        </w:tc>
      </w:tr>
      <w:tr>
        <w:trPr>
          <w:cantSplit/>
        </w:trPr>
        <w:tc>
          <w:tcPr>
            <w:tcW w:type="dxa" w:w="1656"/>
            <w:vAlign w:val="center"/>
            <w:shd w:fill="FFFFFF"/>
          </w:tcPr>
          <w:p>
            <w:pPr>
              <w:keepNext w:val="0"/>
              <w:keepLines w:val="0"/>
              <w:spacing w:after="40" w:before="40" w:line="252" w:lineRule="auto"/>
            </w:pPr>
            <w:r>
              <w:rPr>
                <w:rFonts w:ascii="Calibri" w:hAnsi="Calibri"/>
                <w:b w:val="0"/>
                <w:color w:val="000000"/>
                <w:sz w:val="19"/>
              </w:rPr>
              <w:t>Context Authority</w:t>
            </w:r>
          </w:p>
        </w:tc>
        <w:tc>
          <w:tcPr>
            <w:tcW w:type="dxa" w:w="4392"/>
            <w:vAlign w:val="center"/>
            <w:shd w:fill="FFFFFF"/>
          </w:tcPr>
          <w:p>
            <w:pPr>
              <w:keepNext w:val="0"/>
              <w:keepLines w:val="0"/>
              <w:spacing w:after="40" w:before="40" w:line="252" w:lineRule="auto"/>
            </w:pPr>
            <w:r>
              <w:rPr>
                <w:rFonts w:ascii="Calibri" w:hAnsi="Calibri"/>
                <w:b w:val="0"/>
                <w:color w:val="000000"/>
                <w:sz w:val="19"/>
              </w:rPr>
              <w:t>Authorized task-specific selection, ranking and token budgeting</w:t>
            </w:r>
          </w:p>
        </w:tc>
        <w:tc>
          <w:tcPr>
            <w:tcW w:type="dxa" w:w="4118"/>
            <w:vAlign w:val="center"/>
            <w:shd w:fill="FFFFFF"/>
          </w:tcPr>
          <w:p>
            <w:pPr>
              <w:keepNext w:val="0"/>
              <w:keepLines w:val="0"/>
              <w:spacing w:after="40" w:before="40" w:line="252" w:lineRule="auto"/>
            </w:pPr>
            <w:r>
              <w:rPr>
                <w:rFonts w:ascii="Calibri" w:hAnsi="Calibri"/>
                <w:b w:val="0"/>
                <w:color w:val="000000"/>
                <w:sz w:val="19"/>
              </w:rPr>
              <w:t>Freya-owned semantics; replaceable retrieval/ranking components</w:t>
            </w:r>
          </w:p>
        </w:tc>
      </w:tr>
      <w:tr>
        <w:trPr>
          <w:cantSplit/>
        </w:trPr>
        <w:tc>
          <w:tcPr>
            <w:tcW w:type="dxa" w:w="1656"/>
            <w:vAlign w:val="center"/>
            <w:shd w:fill="F2F5F7"/>
          </w:tcPr>
          <w:p>
            <w:pPr>
              <w:keepNext w:val="0"/>
              <w:keepLines w:val="0"/>
              <w:spacing w:after="40" w:before="40" w:line="252" w:lineRule="auto"/>
            </w:pPr>
            <w:r>
              <w:rPr>
                <w:rFonts w:ascii="Calibri" w:hAnsi="Calibri"/>
                <w:b w:val="0"/>
                <w:color w:val="000000"/>
                <w:sz w:val="19"/>
              </w:rPr>
              <w:t>Session Service</w:t>
            </w:r>
          </w:p>
        </w:tc>
        <w:tc>
          <w:tcPr>
            <w:tcW w:type="dxa" w:w="4392"/>
            <w:vAlign w:val="center"/>
            <w:shd w:fill="F2F5F7"/>
          </w:tcPr>
          <w:p>
            <w:pPr>
              <w:keepNext w:val="0"/>
              <w:keepLines w:val="0"/>
              <w:spacing w:after="40" w:before="40" w:line="252" w:lineRule="auto"/>
            </w:pPr>
            <w:r>
              <w:rPr>
                <w:rFonts w:ascii="Calibri" w:hAnsi="Calibri"/>
                <w:b w:val="0"/>
                <w:color w:val="000000"/>
                <w:sz w:val="19"/>
              </w:rPr>
              <w:t>Conversation/session working state</w:t>
            </w:r>
          </w:p>
        </w:tc>
        <w:tc>
          <w:tcPr>
            <w:tcW w:type="dxa" w:w="4118"/>
            <w:vAlign w:val="center"/>
            <w:shd w:fill="F2F5F7"/>
          </w:tcPr>
          <w:p>
            <w:pPr>
              <w:keepNext w:val="0"/>
              <w:keepLines w:val="0"/>
              <w:spacing w:after="40" w:before="40" w:line="252" w:lineRule="auto"/>
            </w:pPr>
            <w:r>
              <w:rPr>
                <w:rFonts w:ascii="Calibri" w:hAnsi="Calibri"/>
                <w:b w:val="0"/>
                <w:color w:val="000000"/>
                <w:sz w:val="19"/>
              </w:rPr>
              <w:t>Local/DB-backed implementation</w:t>
            </w:r>
          </w:p>
        </w:tc>
      </w:tr>
    </w:tbl>
    <w:p>
      <w:pPr>
        <w:widowControl/>
      </w:pPr>
    </w:p>
    <w:p>
      <w:pPr>
        <w:pStyle w:val="CodeBlock"/>
        <w:widowControl/>
      </w:pPr>
      <w:r>
        <w:rPr>
          <w:rFonts w:ascii="Consolas" w:hAnsi="Consolas"/>
          <w:color w:val="000000"/>
          <w:sz w:val="17"/>
        </w:rPr>
        <w:t>MemoryRecord</w:t>
        <w:br/>
        <w:t xml:space="preserve">  id, type, content</w:t>
        <w:br/>
        <w:t xml:space="preserve">  owner, security_domain</w:t>
        <w:br/>
        <w:t xml:space="preserve">  source, source_timestamp</w:t>
        <w:br/>
        <w:t xml:space="preserve">  created_at, updated_at</w:t>
        <w:br/>
        <w:t xml:space="preserve">  confidence, importance</w:t>
        <w:br/>
        <w:t xml:space="preserve">  retention_policy, expiration</w:t>
        <w:br/>
        <w:t xml:space="preserve">  supersedes, superseded_by</w:t>
        <w:br/>
        <w:t xml:space="preserve">  permissions</w:t>
        <w:br/>
        <w:t xml:space="preserve">  embedding_refs, graph_refs</w:t>
      </w:r>
    </w:p>
    <w:p>
      <w:pPr>
        <w:keepLines/>
        <w:widowControl/>
      </w:pPr>
      <w:r>
        <w:rPr>
          <w:b/>
        </w:rPr>
        <w:t>MEM-001 — MUST:</w:t>
      </w:r>
      <w:r>
        <w:t xml:space="preserve"> Retain provenance sufficient to distinguish explicit user statements, agent inference, document extraction, system observation, and federated information.</w:t>
      </w:r>
    </w:p>
    <w:p>
      <w:pPr>
        <w:keepLines/>
        <w:widowControl/>
      </w:pPr>
      <w:r>
        <w:rPr>
          <w:b/>
        </w:rPr>
        <w:t>MEM-002 — MUST:</w:t>
      </w:r>
      <w:r>
        <w:t xml:space="preserve"> Support conflict/supersession rather than treating contradictory memories as equally current.</w:t>
      </w:r>
    </w:p>
    <w:p>
      <w:pPr>
        <w:keepLines/>
        <w:widowControl/>
      </w:pPr>
      <w:r>
        <w:rPr>
          <w:b/>
        </w:rPr>
        <w:t>MEM-003 — MUST:</w:t>
      </w:r>
      <w:r>
        <w:t xml:space="preserve"> Apply authorization before memory/knowledge content is supplied to an agent or model.</w:t>
      </w:r>
    </w:p>
    <w:p>
      <w:pPr>
        <w:keepLines/>
        <w:widowControl/>
      </w:pPr>
      <w:r>
        <w:rPr>
          <w:b/>
        </w:rPr>
        <w:t>MEM-004 — SHOULD:</w:t>
      </w:r>
      <w:r>
        <w:t xml:space="preserve"> Perform consolidation asynchronously: extract durable facts, merge duplicates, detect conflicts, expire temporary items, update embeddings/graphs, and identify skill candidates.</w:t>
      </w:r>
    </w:p>
    <w:p>
      <w:pPr>
        <w:keepLines/>
        <w:widowControl/>
      </w:pPr>
      <w:r>
        <w:rPr>
          <w:b/>
        </w:rPr>
        <w:t>MEM-005 — SHOULD:</w:t>
      </w:r>
      <w:r>
        <w:t xml:space="preserve"> Retain canonical source material where practical; embeddings/graph projections are indexes, not the source of truth.</w:t>
      </w:r>
    </w:p>
    <w:p>
      <w:pPr>
        <w:keepLines/>
        <w:widowControl/>
      </w:pPr>
      <w:r>
        <w:rPr>
          <w:b/>
        </w:rPr>
        <w:t>MEM-006 — MAY:</w:t>
      </w:r>
      <w:r>
        <w:t xml:space="preserve"> Produce versioned skill candidates from successful procedures. Activation requires validated behavior, scoped permissions, provenance, and approval by an authorized human. Autonomous activation is outside Foundation alpha.</w:t>
      </w:r>
    </w:p>
    <w:p>
      <w:pPr>
        <w:pStyle w:val="Heading2"/>
        <w:keepNext/>
        <w:widowControl/>
      </w:pPr>
      <w:r>
        <w:rPr>
          <w:color w:val="000000"/>
        </w:rPr>
        <w:t>8.1 Content trust, poisoning, and deletion</w:t>
      </w:r>
    </w:p>
    <w:p>
      <w:pPr>
        <w:keepLines/>
        <w:widowControl/>
      </w:pPr>
      <w:r>
        <w:rPr>
          <w:b/>
        </w:rPr>
        <w:t>CTX-001 — MUST:</w:t>
      </w:r>
      <w:r>
        <w:t xml:space="preserve"> Retrieved content and tool results remain data, not policy or user instructions. Preserve source and trust labels through summaries and extraction. Context builders cannot elevate a document instruction into a user approval or capability grant.</w:t>
      </w:r>
    </w:p>
    <w:p>
      <w:pPr>
        <w:keepLines/>
        <w:widowControl/>
      </w:pPr>
      <w:r>
        <w:rPr>
          <w:b/>
        </w:rPr>
        <w:t>CTX-002 — MUST:</w:t>
      </w:r>
      <w:r>
        <w:t xml:space="preserve"> Bind consequential actions to an authenticated user goal and exact approved effects. Broad access to a tool is insufficient evidence of intent. Treat prompt-injection filtering as defense in depth, never the sole authorization boundary.</w:t>
      </w:r>
    </w:p>
    <w:p>
      <w:pPr>
        <w:keepLines/>
        <w:widowControl/>
        <w:rPr>
          <w:ins w:id="9015" w:author="Claude" w:date="2026-10-07T12:00:00Z"/>
        </w:rPr>
      </w:pPr>
      <w:ins w:id="9016" w:author="Claude" w:date="2026-10-07T12:00:00Z">
        <w:r>
          <w:rPr>
            <w:b/>
          </w:rPr>
          <w:t xml:space="preserve">NEW-H — MUST:</w:t>
        </w:r>
        <w:r>
          <w:t xml:space="preserve"> A task’s grant set comes from a user-selected task profile or from a planner proposal made before the task ingests untrusted content. A proposal exceeding the user’s default profile for that kind of task requires approval under NEW-A before delegation is issued. Effects enumerated in the authorized grant set satisfy CTX-002 until the task ingests untrusted content; thereafter NEW-B applies. Writes confined to stores already labelled untrusted for the same task are not consequential for this purpose.</w:t>
        </w:r>
      </w:ins>
    </w:p>
    <w:p>
      <w:pPr>
        <w:keepLines/>
        <w:widowControl/>
      </w:pPr>
      <w:r>
        <w:rPr>
          <w:b/>
        </w:rPr>
        <w:t>MEM-007 — MUST:</w:t>
      </w:r>
      <w:r>
        <w:t xml:space="preserve"> Memory writes record creator, source trust, ownership, permitted uses, and derivation lineage. Extracted or inferred claims cannot overwrite explicit user facts silently. Consolidation inherits input permissions conservatively; promotion to an instruction or skill requires separate validation and approval.</w:t>
      </w:r>
    </w:p>
    <w:p>
      <w:pPr>
        <w:keepLines/>
        <w:widowControl/>
      </w:pPr>
      <w:r>
        <w:rPr>
          <w:b/>
        </w:rPr>
        <w:t>MEM-008 — MUST:</w:t>
      </w:r>
      <w:r>
        <w:t xml:space="preserve"> Assign canonical artifact IDs and track derived indexes, embeddings, summaries, caches, and exports where controlled. Deletion creates a durable tombstone, removes content from serving immediately, and queues purge of reachable derivatives. Do not serve derivatives whose authorized sources are deleted or inaccessible.</w:t>
      </w:r>
    </w:p>
    <w:p>
      <w:pPr>
        <w:keepLines/>
        <w:widowControl/>
      </w:pPr>
      <w:r>
        <w:rPr>
          <w:b/>
        </w:rPr>
        <w:t>MEM-009 — MUST:</w:t>
      </w:r>
      <w:r>
        <w:t xml:space="preserve"> Distinguish logical deletion, eventual physical purge, cryptographic erasure, and best-effort remote deletion. Audit retains only justified minimal evidence without deleted payloads. Federation receipts describe what a peer asserts it deleted, not proof of deletion on an independently administered host.</w:t>
      </w:r>
    </w:p>
    <w:p>
      <w:bookmarkStart w:id="108" w:name="section_9"/>
      <w:pPr>
        <w:pStyle w:val="Heading1"/>
        <w:keepNext/>
        <w:widowControl/>
      </w:pPr>
      <w:r>
        <w:rPr>
          <w:color w:val="000000"/>
        </w:rPr>
        <w:t>9. Model Runtime and Resource Architecture</w:t>
      </w:r>
      <w:bookmarkEnd w:id="108"/>
    </w:p>
    <w:p>
      <w:pPr>
        <w:widowControl/>
      </w:pPr>
      <w:r>
        <w:rPr>
          <w:rFonts w:ascii="Calibri" w:hAnsi="Calibri"/>
          <w:color w:val="000000"/>
        </w:rPr>
        <w:t>Freya requests model capabilities; it does not hard-code one model or runtime. Ollama is the initial local runtime candidate, with llama.cpp, vLLM, SGLang and other runtimes admitted through ModelRuntimeProvider.</w:t>
      </w:r>
    </w:p>
    <w:p>
      <w:pPr>
        <w:pStyle w:val="CodeBlock"/>
        <w:widowControl/>
      </w:pPr>
      <w:r>
        <w:rPr>
          <w:rFonts w:ascii="Consolas" w:hAnsi="Consolas"/>
          <w:color w:val="000000"/>
          <w:sz w:val="17"/>
        </w:rPr>
        <w:t>ModelInstance</w:t>
        <w:br/>
        <w:t xml:space="preserve">  model_id, runtime, node, accelerator</w:t>
        <w:br/>
        <w:t xml:space="preserve">  memory_reserved, context_capacity, quantization</w:t>
        <w:br/>
        <w:t xml:space="preserve">  state: unloaded|loading|ready|busy|draining|unloading|failed</w:t>
        <w:br/>
        <w:t xml:space="preserve">  active_requests, last_used</w:t>
        <w:br/>
        <w:t xml:space="preserve">  load_cost, unload_cost</w:t>
      </w:r>
    </w:p>
    <w:p>
      <w:pPr>
        <w:pStyle w:val="CodeBlock"/>
        <w:widowControl/>
      </w:pPr>
      <w:r>
        <w:rPr>
          <w:rFonts w:ascii="Consolas" w:hAnsi="Consolas"/>
          <w:color w:val="000000"/>
          <w:sz w:val="17"/>
        </w:rPr>
        <w:t>ResourceRequirement</w:t>
        <w:br/>
        <w:t xml:space="preserve">  CPU: architecture, cores, threads</w:t>
        <w:br/>
        <w:t xml:space="preserve">  Memory: minimum, preferred</w:t>
        <w:br/>
        <w:t xml:space="preserve">  Accelerator: vendor/type/architecture/VRAM/features</w:t>
        <w:br/>
        <w:t xml:space="preserve">  Storage: capacity, performance, locality</w:t>
        <w:br/>
        <w:t xml:space="preserve">  Network: bandwidth, latency, internet_required</w:t>
        <w:br/>
        <w:t xml:space="preserve">  Model: model_id, runtime, quantization, context</w:t>
        <w:br/>
        <w:t xml:space="preserve">  Security: privacy_class, trust_level, security_domain</w:t>
        <w:br/>
        <w:t xml:space="preserve">  Execution: OS, container/VM/native</w:t>
        <w:br/>
        <w:t xml:space="preserve">  Power: estimated_watts, wake_allowed</w:t>
        <w:br/>
        <w:t xml:space="preserve">  Placement: local_only, affinity, anti_affinity, preferred_node</w:t>
      </w:r>
    </w:p>
    <w:p>
      <w:pPr>
        <w:keepLines/>
        <w:widowControl/>
      </w:pPr>
      <w:r>
        <w:rPr>
          <w:b/>
        </w:rPr>
        <w:t>RES-001 — MUST:</w:t>
      </w:r>
      <w:r>
        <w:t xml:space="preserve"> Treat VRAM as a managed resource and support load/unload/drain decisions across LLM, image/video, vision, speech, and other accelerator workloads.</w:t>
      </w:r>
    </w:p>
    <w:p>
      <w:pPr>
        <w:keepLines/>
        <w:widowControl/>
      </w:pPr>
      <w:r>
        <w:rPr>
          <w:b/>
        </w:rPr>
        <w:t>RES-002 — MUST:</w:t>
      </w:r>
      <w:r>
        <w:t xml:space="preserve"> Preserve non-Freya workload priority where configured, including a gaming mode that can unload/deprioritize Freya GPU workloads.</w:t>
      </w:r>
    </w:p>
    <w:p>
      <w:pPr>
        <w:keepLines/>
        <w:widowControl/>
      </w:pPr>
      <w:r>
        <w:rPr>
          <w:b/>
        </w:rPr>
        <w:t>RES-003 — MUST:</w:t>
      </w:r>
      <w:r>
        <w:t xml:space="preserve"> Normalize accelerator capabilities rather than spreading CUDA/ROCm/XPU conditionals through higher layers.</w:t>
      </w:r>
    </w:p>
    <w:p>
      <w:pPr>
        <w:keepLines/>
        <w:widowControl/>
      </w:pPr>
      <w:r>
        <w:rPr>
          <w:b/>
        </w:rPr>
        <w:t>RES-004 — MUST:</w:t>
      </w:r>
      <w:r>
        <w:t xml:space="preserve"> Keep resource placement policy distinct from execution mechanisms such as local execution, Ray, Maze, Dynamo, K3s, or future schedulers.</w:t>
      </w:r>
    </w:p>
    <w:p>
      <w:pPr>
        <w:keepLines/>
        <w:widowControl/>
      </w:pPr>
      <w:r>
        <w:rPr>
          <w:b/>
        </w:rPr>
        <w:t>RES-005 — SHOULD:</w:t>
      </w:r>
      <w:r>
        <w:t xml:space="preserve"> Maintain observed benchmark records including quality, latency, throughput, VRAM/RAM, load/unload time, power, success rate, and task-specific accuracy.</w:t>
      </w:r>
    </w:p>
    <w:p>
      <w:pPr>
        <w:keepLines/>
        <w:widowControl/>
      </w:pPr>
      <w:r>
        <w:rPr>
          <w:b/>
        </w:rPr>
        <w:t>RES-006 — SHOULD:</w:t>
      </w:r>
      <w:r>
        <w:t xml:space="preserve"> Use MLflow or equivalent for model/version/alias/lineage metadata while maintaining Freya-specific capability/privacy/hardware/benchmark overlays.</w:t>
      </w:r>
    </w:p>
    <w:p>
      <w:pPr>
        <w:keepLines/>
        <w:widowControl/>
      </w:pPr>
      <w:r>
        <w:rPr>
          <w:b/>
        </w:rPr>
        <w:t>RES-007 — SHOULD:</w:t>
      </w:r>
      <w:r>
        <w:t xml:space="preserve"> Evaluate NVIDIA Dynamo as a future distributed inference provider; it must not become Freya's governance authority.</w:t>
      </w:r>
    </w:p>
    <w:p>
      <w:pPr>
        <w:pStyle w:val="Heading2"/>
        <w:keepNext/>
        <w:widowControl/>
      </w:pPr>
      <w:r>
        <w:rPr>
          <w:color w:val="000000"/>
        </w:rPr>
        <w:t>9.1 Admission, reservations, and ownership</w:t>
      </w:r>
    </w:p>
    <w:p>
      <w:pPr>
        <w:keepLines/>
        <w:widowControl/>
      </w:pPr>
      <w:r>
        <w:rPr>
          <w:b/>
        </w:rPr>
        <w:t>RES-008 — MUST:</w:t>
      </w:r>
      <w:r>
        <w:t xml:space="preserve"> Resource Manager is the single alpha admission authority. Model Router proposes eligible candidates; execution providers perform admitted work and report actual usage. Future infrastructure schedulers may allocate within a delegated reservation, not independently overcommit the same capacity.</w:t>
      </w:r>
    </w:p>
    <w:p>
      <w:pPr>
        <w:keepLines/>
        <w:widowControl/>
      </w:pPr>
      <w:r>
        <w:rPr>
          <w:b/>
        </w:rPr>
        <w:t>RES-009 — MUST:</w:t>
      </w:r>
      <w:r>
        <w:t xml:space="preserve"> Serialize admission per resource pool and atomically reserve CPU/RAM/VRAM and budget before load or dispatch. Reservations identify owner, generation, workload, capacity, and expiry. Account for model weights, KV/context caches, peak workspaces, fragmentation headroom, and observed non-Freya usage.</w:t>
      </w:r>
    </w:p>
    <w:p>
      <w:pPr>
        <w:keepLines/>
        <w:widowControl/>
      </w:pPr>
      <w:r>
        <w:rPr>
          <w:b/>
        </w:rPr>
        <w:t>RES-010 — MUST:</w:t>
      </w:r>
      <w:r>
        <w:t xml:space="preserve"> Maintain one load owner per model instance. Draining denies new work and declares how active requests complete or are interrupted. Confirm unload or reconcile actual allocation before releasing capacity. Telemetry is an observation, not a reservation.</w:t>
      </w:r>
    </w:p>
    <w:p>
      <w:pPr>
        <w:keepLines/>
        <w:widowControl/>
      </w:pPr>
      <w:r>
        <w:rPr>
          <w:b/>
        </w:rPr>
        <w:t>RES-011 — MUST:</w:t>
      </w:r>
      <w:r>
        <w:t xml:space="preserve"> On exhaustion, queue within configured limits, choose an authorized eligible fallback, or return resource-exhausted. Define gaming-mode priorities and deadlines; do not kill unrelated host processes. Tests use concurrent loaders and externally changing usage.</w:t>
      </w:r>
    </w:p>
    <w:p>
      <w:pPr>
        <w:widowControl/>
      </w:pPr>
      <w:r>
        <w:rPr>
          <w:rFonts w:ascii="Calibri" w:hAnsi="Calibri"/>
          <w:color w:val="000000"/>
        </w:rPr>
        <w:t>Ollama is the replaceable alpha ModelRuntimeProvider implementation. Runtime adoption, multi-user isolation, residency reporting, allocation ownership, draining and unload behavior require implementation evidence; naming Ollama does not establish conformance.</w:t>
      </w:r>
    </w:p>
    <w:p>
      <w:bookmarkStart w:id="109" w:name="section_10"/>
      <w:pPr>
        <w:pStyle w:val="Heading1"/>
        <w:keepNext/>
        <w:widowControl/>
      </w:pPr>
      <w:r>
        <w:rPr>
          <w:color w:val="000000"/>
        </w:rPr>
        <w:t>10. Capability-Aware Model Escalation</w:t>
      </w:r>
      <w:bookmarkEnd w:id="109"/>
    </w:p>
    <w:p>
      <w:pPr>
        <w:keepLines/>
        <w:widowControl/>
      </w:pPr>
      <w:r>
        <w:rPr>
          <w:b/>
        </w:rPr>
        <w:t>ESC-001 — MUST:</w:t>
      </w:r>
      <w:r>
        <w:t xml:space="preserve"> Estimate whether available local models/tools are sufficient using task complexity, uncertainty, context needs, prior performance/benchmarks, tests, and risk.</w:t>
      </w:r>
      <w:ins w:id="9017" w:author="Claude" w:date="2026-10-07T12:00:00Z">
        <w:r>
          <w:t xml:space="preserve"> ESC-006 criteria are the conformance test for this requirement.</w:t>
        </w:r>
      </w:ins>
    </w:p>
    <w:p>
      <w:pPr>
        <w:keepLines/>
        <w:widowControl/>
      </w:pPr>
      <w:r>
        <w:rPr>
          <w:b/>
        </w:rPr>
        <w:t>ESC-002 — MUST:</w:t>
      </w:r>
      <w:r>
        <w:t xml:space="preserve"> When local capability is inadequate or repeated attempts fail/produce low confidence, stop rather than bluff or waste resources.</w:t>
      </w:r>
      <w:ins w:id="9018" w:author="Claude" w:date="2026-10-07T12:00:00Z">
        <w:r>
          <w:t xml:space="preserve"> ESC-006 criteria are the conformance test for this requirement.</w:t>
        </w:r>
      </w:ins>
    </w:p>
    <w:p>
      <w:pPr>
        <w:keepLines/>
        <w:widowControl/>
      </w:pPr>
      <w:r>
        <w:rPr>
          <w:b/>
        </w:rPr>
        <w:t>ESC-003 — MUST:</w:t>
      </w:r>
      <w:r>
        <w:t xml:space="preserve"> Request authorization before sending protected/minimized context to an approved external model when policy requires it.</w:t>
      </w:r>
    </w:p>
    <w:p>
      <w:pPr>
        <w:keepLines/>
        <w:widowControl/>
      </w:pPr>
      <w:r>
        <w:rPr>
          <w:b/>
        </w:rPr>
        <w:t>ESC-004 — MUST:</w:t>
      </w:r>
      <w:r>
        <w:t xml:space="preserve"> The escalation request state why escalation is useful, what information/code would leave the local environment, proposed provider/model or capability class, and relevant privacy/cost implications.</w:t>
      </w:r>
      <w:ins w:id="9019" w:author="Claude" w:date="2026-10-07T12:00:00Z">
        <w:r>
          <w:t xml:space="preserve"> It also states the external provider’s recorded data-retention and training-use terms (LIC-006).</w:t>
        </w:r>
      </w:ins>
    </w:p>
    <w:p>
      <w:pPr>
        <w:keepLines/>
        <w:widowControl/>
      </w:pPr>
      <w:r>
        <w:rPr>
          <w:b/>
        </w:rPr>
        <w:t>ESC-005 — MUST:</w:t>
      </w:r>
      <w:r>
        <w:t xml:space="preserve"> Transmit only the minimum necessary authorized context.</w:t>
      </w:r>
    </w:p>
    <w:p>
      <w:pPr>
        <w:pStyle w:val="Heading2"/>
        <w:keepNext/>
        <w:widowControl/>
      </w:pPr>
      <w:r>
        <w:rPr>
          <w:color w:val="000000"/>
        </w:rPr>
        <w:t>10.1 Objective escalation and stop criteria</w:t>
      </w:r>
    </w:p>
    <w:p>
      <w:pPr>
        <w:keepLines/>
        <w:widowControl/>
      </w:pPr>
      <w:r>
        <w:rPr>
          <w:b/>
        </w:rPr>
        <w:t>ESC-006 — MUST:</w:t>
      </w:r>
      <w:r>
        <w:t xml:space="preserve"> Every task has explicit maximum attempts, elapsed time, token/resource budget, and external spend. Escalation uses recorded evidence such as failed verification, missing capability, or benchmark limits. A model’s self-reported confidence alone does not authorize escalation or determine success. Exhausted budgets stop the task with an explanation.</w:t>
      </w:r>
    </w:p>
    <w:p>
      <w:bookmarkStart w:id="110" w:name="section_11"/>
      <w:pPr>
        <w:pStyle w:val="Heading1"/>
        <w:keepNext/>
        <w:widowControl/>
      </w:pPr>
      <w:r>
        <w:rPr>
          <w:color w:val="000000"/>
        </w:rPr>
        <w:t>11. Goal Orchestration and Durable Workflows</w:t>
      </w:r>
      <w:bookmarkEnd w:id="110"/>
    </w:p>
    <w:p>
      <w:pPr>
        <w:pStyle w:val="CodeBlock"/>
        <w:widowControl/>
      </w:pPr>
      <w:r>
        <w:rPr>
          <w:rFonts w:ascii="Consolas" w:hAnsi="Consolas"/>
          <w:color w:val="000000"/>
          <w:sz w:val="17"/>
        </w:rPr>
        <w:t>Goal</w:t>
        <w:br/>
        <w:t xml:space="preserve"> -&gt; Planner</w:t>
        <w:br/>
        <w:t xml:space="preserve"> -&gt; Plan</w:t>
        <w:br/>
        <w:t xml:space="preserve"> -&gt; Policy validation</w:t>
        <w:br/>
        <w:t xml:space="preserve"> -&gt; Execute capability/workflow</w:t>
        <w:br/>
        <w:t xml:space="preserve"> -&gt; Observe</w:t>
        <w:br/>
        <w:t xml:space="preserve"> -&gt; Verify</w:t>
        <w:br/>
        <w:t xml:space="preserve"> -&gt; Continue | Replan | Escalate | Stop</w:t>
      </w:r>
    </w:p>
    <w:p>
      <w:pPr>
        <w:keepLines/>
        <w:widowControl/>
      </w:pPr>
      <w:r>
        <w:rPr>
          <w:b/>
        </w:rPr>
        <w:t>ORCH-001 — MUST:</w:t>
      </w:r>
      <w:r>
        <w:t xml:space="preserve"> Planner/agent runtime implementations remain replaceable and must not become Freya identity or policy authority.</w:t>
      </w:r>
    </w:p>
    <w:p>
      <w:pPr>
        <w:keepLines/>
        <w:widowControl/>
      </w:pPr>
      <w:r>
        <w:rPr>
          <w:b/>
        </w:rPr>
        <w:t>ORCH-002 — MUST:</w:t>
      </w:r>
      <w:r>
        <w:t xml:space="preserve"> Persist sufficient workflow state for tasks whose correctness requires recovery after process/node restart.</w:t>
      </w:r>
    </w:p>
    <w:p>
      <w:pPr>
        <w:keepLines/>
        <w:widowControl/>
      </w:pPr>
      <w:r>
        <w:rPr>
          <w:b/>
        </w:rPr>
        <w:t>ORCH-003 — SHOULD:</w:t>
      </w:r>
      <w:r>
        <w:t xml:space="preserve"> Evaluate Temporal as DurableWorkflowProvider for multi-step/long-running/retryable workflows rather than implementing durable execution from scratch.</w:t>
      </w:r>
    </w:p>
    <w:p>
      <w:pPr>
        <w:keepLines/>
        <w:widowControl/>
      </w:pPr>
      <w:r>
        <w:rPr>
          <w:b/>
        </w:rPr>
        <w:t>ORCH-004 — MUST:</w:t>
      </w:r>
      <w:r>
        <w:t xml:space="preserve"> Cancellation, timeout, retry, idempotency, compensation/rollback where applicable, and verification semantics must be explicit per capability/workflow.</w:t>
      </w:r>
    </w:p>
    <w:p>
      <w:pPr>
        <w:keepLines/>
        <w:widowControl/>
      </w:pPr>
      <w:r>
        <w:rPr>
          <w:b/>
        </w:rPr>
        <w:t>ORCH-005 — SHOULD:</w:t>
      </w:r>
      <w:r>
        <w:t xml:space="preserve"> Application/provider manager owns infrastructure lifecycle such as MCP connections; individual agent loops should not own shared infrastructure lifecycles.</w:t>
      </w:r>
    </w:p>
    <w:p>
      <w:pPr>
        <w:pStyle w:val="Heading2"/>
        <w:keepNext/>
        <w:widowControl/>
      </w:pPr>
      <w:r>
        <w:rPr>
          <w:color w:val="000000"/>
        </w:rPr>
        <w:t>11.1 Alpha durability boundary</w:t>
      </w:r>
    </w:p>
    <w:p>
      <w:pPr>
        <w:keepLines/>
        <w:widowControl/>
      </w:pPr>
      <w:r>
        <w:rPr>
          <w:b/>
        </w:rPr>
        <w:t>ORCH-006 — MUST:</w:t>
      </w:r>
      <w:r>
        <w:t xml:space="preserve"> Alpha persists task state, logical operation IDs, authorization references, and pre-dispatch intent before protected effects. On recovery, do not replay a dispatched operation until its effect has been reconciled. Journal corruption quarantines affected tasks; it never silently reconstructs broader authority.</w:t>
      </w:r>
    </w:p>
    <w:p>
      <w:pPr>
        <w:keepLines/>
        <w:widowControl/>
      </w:pPr>
      <w:r>
        <w:rPr>
          <w:b/>
        </w:rPr>
        <w:t>ORCH-007 — MUST:</w:t>
      </w:r>
      <w:r>
        <w:t xml:space="preserve"> Use local transactions for state and outbox/journal records where possible. No local database transaction is assumed to be atomic with an external action. Outcome reconciliation closes that gap. Persist stable operation IDs before dispatch and keep them across retries.</w:t>
      </w:r>
    </w:p>
    <w:p>
      <w:pPr>
        <w:keepLines/>
        <w:widowControl/>
      </w:pPr>
      <w:r>
        <w:rPr>
          <w:b/>
        </w:rPr>
        <w:t>ORCH-008 — MUST:</w:t>
      </w:r>
      <w:r>
        <w:t xml:space="preserve"> Alpha durability covers a bounded sequential task journal, not a general workflow engine. Introduce Temporal or another proven durable workflow implementation before supporting complex long-running retries, timers, branches, and distributed orchestration. Cancellation cannot imply effect rollback.</w:t>
      </w:r>
    </w:p>
    <w:p>
      <w:pPr>
        <w:pStyle w:val="Heading2"/>
        <w:keepNext/>
        <w:widowControl/>
        <w:rPr>
          <w:ins w:id="9020" w:author="Claude" w:date="2026-10-07T12:00:00Z"/>
        </w:rPr>
      </w:pPr>
      <w:ins w:id="9021" w:author="Claude" w:date="2026-10-07T12:00:00Z">
        <w:r>
          <w:rPr>
            <w:color w:val="000000"/>
          </w:rPr>
          <w:t xml:space="preserve">11.2 Agent runtime containment</w:t>
        </w:r>
      </w:ins>
    </w:p>
    <w:p>
      <w:pPr>
        <w:keepLines/>
        <w:widowControl/>
        <w:rPr>
          <w:ins w:id="9022" w:author="Claude" w:date="2026-10-07T12:00:00Z"/>
        </w:rPr>
      </w:pPr>
      <w:ins w:id="9023" w:author="Claude" w:date="2026-10-07T12:00:00Z">
        <w:r>
          <w:rPr>
            <w:b/>
          </w:rPr>
          <w:t xml:space="preserve">NEW-C — MUST:</w:t>
        </w:r>
        <w:r>
          <w:t xml:space="preserve"> An agent runtime is never classified as trusted Core code under PROV-004. Every tool call and model call it makes is a broker invocation carrying the delegating user and task; framework-native tools and direct model-runtime or network access are disabled or replaced by broker proxies, enforced as required by ARCH-019. Grants passed to a runtime are opaque handles usable only through the broker and are never placed in model context. A first-party runtime that acts only through the broker may run as a separate host process under its own least-privileged identity.</w:t>
        </w:r>
      </w:ins>
    </w:p>
    <w:p>
      <w:bookmarkStart w:id="111" w:name="section_12"/>
      <w:pPr>
        <w:pStyle w:val="Heading1"/>
        <w:keepNext/>
        <w:widowControl/>
      </w:pPr>
      <w:r>
        <w:rPr>
          <w:color w:val="000000"/>
        </w:rPr>
        <w:t>12. Distributed Nodes and Messaging</w:t>
      </w:r>
      <w:bookmarkEnd w:id="111"/>
    </w:p>
    <w:p>
      <w:pPr>
        <w:keepLines/>
        <w:widowControl/>
      </w:pPr>
      <w:r>
        <w:rPr>
          <w:b/>
        </w:rPr>
        <w:t>DIST-001 — MUST:</w:t>
      </w:r>
      <w:r>
        <w:t xml:space="preserve"> Use a Freya node abstraction independent of Ray, K3s, Nomad, or any specific scheduler.</w:t>
      </w:r>
    </w:p>
    <w:p>
      <w:pPr>
        <w:keepLines/>
        <w:widowControl/>
      </w:pPr>
      <w:r>
        <w:rPr>
          <w:b/>
        </w:rPr>
        <w:t>DIST-002 — MUST:</w:t>
      </w:r>
      <w:r>
        <w:t xml:space="preserve"> Support heterogeneous Windows/Linux nodes and future accelerator types through declared capabilities.</w:t>
      </w:r>
    </w:p>
    <w:p>
      <w:pPr>
        <w:keepLines/>
        <w:widowControl/>
      </w:pPr>
      <w:r>
        <w:rPr>
          <w:b/>
        </w:rPr>
        <w:t>DIST-003 — MUST:</w:t>
      </w:r>
      <w:r>
        <w:t xml:space="preserve"> Node connectivity does not imply trust or authorization.</w:t>
      </w:r>
    </w:p>
    <w:p>
      <w:pPr>
        <w:keepLines/>
        <w:widowControl/>
      </w:pPr>
      <w:r>
        <w:rPr>
          <w:b/>
        </w:rPr>
        <w:t>DIST-004 — SHOULD:</w:t>
      </w:r>
      <w:r>
        <w:t xml:space="preserve"> Use NATS or equivalent behind messaging/event abstractions for distributed events, request/reply, and decoupled service communication.</w:t>
      </w:r>
    </w:p>
    <w:p>
      <w:pPr>
        <w:keepLines/>
        <w:widowControl/>
      </w:pPr>
      <w:r>
        <w:rPr>
          <w:b/>
        </w:rPr>
        <w:t>DIST-005 — SHOULD:</w:t>
      </w:r>
      <w:r>
        <w:t xml:space="preserve"> Introduce Ray/Maze/Dynamo/K3s only when scale/use cases justify them; single-node Foundation v1 must not require them.</w:t>
      </w:r>
    </w:p>
    <w:p>
      <w:pPr>
        <w:keepLines/>
        <w:widowControl/>
      </w:pPr>
      <w:r>
        <w:rPr>
          <w:b/>
        </w:rPr>
        <w:t>DIST-006 — MUST:</w:t>
      </w:r>
      <w:r>
        <w:t xml:space="preserve"> Loss of a node/provider must produce bounded capability degradation, retries/failover where safe, and clear state—not silent corruption.</w:t>
      </w:r>
    </w:p>
    <w:p>
      <w:pPr>
        <w:pStyle w:val="Heading2"/>
        <w:keepNext/>
        <w:widowControl/>
      </w:pPr>
      <w:r>
        <w:rPr>
          <w:color w:val="000000"/>
        </w:rPr>
        <w:t>12.1 Future distributed ownership and partitions</w:t>
      </w:r>
    </w:p>
    <w:p>
      <w:pPr>
        <w:keepLines/>
        <w:widowControl/>
      </w:pPr>
      <w:r>
        <w:rPr>
          <w:b/>
        </w:rPr>
        <w:t>DIST-007 — MUST:</w:t>
      </w:r>
      <w:r>
        <w:t xml:space="preserve"> Start with one authoritative control plane per domain. Alpha does not implement active-active control planes. Workers accept only authenticated, audience-bound assignments from that authority with task ID, operation ID, policy freshness, and ownership generation.</w:t>
      </w:r>
    </w:p>
    <w:p>
      <w:pPr>
        <w:keepLines/>
        <w:widowControl/>
      </w:pPr>
      <w:r>
        <w:rPr>
          <w:b/>
        </w:rPr>
        <w:t>DIST-008 — MUST:</w:t>
      </w:r>
      <w:r>
        <w:t xml:space="preserve"> Future task ownership transfers use leases and monotonically advancing fencing generations backed by authoritative state. Enforce generation checks at the protected resource or a non-bypassable gateway. A lease alone cannot prevent a disconnected worker from acting.</w:t>
      </w:r>
    </w:p>
    <w:p>
      <w:pPr>
        <w:keepLines/>
        <w:widowControl/>
      </w:pPr>
      <w:r>
        <w:rPr>
          <w:b/>
        </w:rPr>
        <w:t>DIST-009 — MUST:</w:t>
      </w:r>
      <w:r>
        <w:t xml:space="preserve"> A partitioned worker performs no new protected effects after its grant/lease is unverifiably stale or expired. Reconcile interrupted work before reassignment. If the target cannot enforce fencing or prove prior execution ended, do not automatically take over an irreversible operation.</w:t>
      </w:r>
    </w:p>
    <w:p>
      <w:pPr>
        <w:keepLines/>
        <w:widowControl/>
      </w:pPr>
      <w:r>
        <w:rPr>
          <w:b/>
        </w:rPr>
        <w:t>DIST-010 — MUST:</w:t>
      </w:r>
      <w:r>
        <w:t xml:space="preserve"> Define consistency separately for identity/grants, task ownership, canonical data, and telemetry. Authority state cannot be merged using last-write-wins clocks. Federation authenticates peers but requires explicit local authorization on every exported capability and dataset.</w:t>
      </w:r>
    </w:p>
    <w:p>
      <w:bookmarkStart w:id="112" w:name="section_13"/>
      <w:pPr>
        <w:pStyle w:val="Heading1"/>
        <w:keepNext/>
        <w:widowControl/>
      </w:pPr>
      <w:r>
        <w:rPr>
          <w:color w:val="000000"/>
        </w:rPr>
        <w:t>13. Extension, MCP, and Skill Lifecycle</w:t>
      </w:r>
      <w:bookmarkEnd w:id="112"/>
    </w:p>
    <w:p>
      <w:pPr>
        <w:pStyle w:val="CodeBlock"/>
        <w:widowControl/>
      </w:pPr>
      <w:r>
        <w:rPr>
          <w:rFonts w:ascii="Consolas" w:hAnsi="Consolas"/>
          <w:color w:val="000000"/>
          <w:sz w:val="17"/>
        </w:rPr>
        <w:t>discover</w:t>
        <w:br/>
        <w:t xml:space="preserve"> -&gt; quarantine</w:t>
        <w:br/>
        <w:t xml:space="preserve"> -&gt; provenance/signature verification</w:t>
        <w:br/>
        <w:t xml:space="preserve"> -&gt; static/dependency/license analysis</w:t>
        <w:br/>
        <w:t xml:space="preserve"> -&gt; permission/resource declaration</w:t>
        <w:br/>
        <w:t xml:space="preserve"> -&gt; compatibility validation</w:t>
        <w:br/>
        <w:t xml:space="preserve"> -&gt; admin/user consent as required</w:t>
        <w:br/>
        <w:t xml:space="preserve"> -&gt; sandbox install</w:t>
        <w:br/>
        <w:t xml:space="preserve"> -&gt; capability registration</w:t>
        <w:br/>
        <w:t xml:space="preserve"> -&gt; monitored operation</w:t>
        <w:br/>
        <w:t xml:space="preserve"> -&gt; upgrade/rollback/remove</w:t>
      </w:r>
    </w:p>
    <w:p>
      <w:pPr>
        <w:keepLines/>
        <w:widowControl/>
      </w:pPr>
      <w:r>
        <w:rPr>
          <w:b/>
        </w:rPr>
        <w:t>EXT-001 — MUST:</w:t>
      </w:r>
      <w:r>
        <w:t xml:space="preserve"> Every extension/provider manifest declare source, version, license, permissions, capabilities, dependencies, resource/network requirements, trust/provenance, and failure behavior.</w:t>
      </w:r>
    </w:p>
    <w:p>
      <w:pPr>
        <w:keepLines/>
        <w:widowControl/>
      </w:pPr>
      <w:r>
        <w:rPr>
          <w:b/>
        </w:rPr>
        <w:t>EXT-002 — MUST:</w:t>
      </w:r>
      <w:r>
        <w:t xml:space="preserve"> Disable or remove an extension without breaking capabilities outside its declared dependency closure. Drain or reconcile active invocations and release registrations, credentials, and resource reservations safely.</w:t>
      </w:r>
    </w:p>
    <w:p>
      <w:pPr>
        <w:keepLines/>
        <w:widowControl/>
      </w:pPr>
      <w:r>
        <w:rPr>
          <w:b/>
        </w:rPr>
        <w:t>EXT-003 — MUST:</w:t>
      </w:r>
      <w:r>
        <w:t xml:space="preserve"> Public MCP discovery must not equal automatic installation/trust.</w:t>
      </w:r>
    </w:p>
    <w:p>
      <w:pPr>
        <w:keepLines/>
        <w:widowControl/>
      </w:pPr>
      <w:r>
        <w:rPr>
          <w:b/>
        </w:rPr>
        <w:t>EXT-004 — SHOULD:</w:t>
      </w:r>
      <w:r>
        <w:t xml:space="preserve"> Use the official MCP Registry or compatible registry as discovery infrastructure while maintaining a Freya-vetted trust/approval overlay.</w:t>
      </w:r>
    </w:p>
    <w:p>
      <w:pPr>
        <w:keepLines/>
        <w:widowControl/>
      </w:pPr>
      <w:r>
        <w:rPr>
          <w:b/>
        </w:rPr>
        <w:t>EXT-005 — MUST:</w:t>
      </w:r>
      <w:r>
        <w:t xml:space="preserve"> Skills/procedural knowledge declare required capabilities, permissions, resources, risk, allowed users/domains, inputs/outputs, verification, rollback, source, version, and trust.</w:t>
      </w:r>
    </w:p>
    <w:p>
      <w:pPr>
        <w:pStyle w:val="Heading2"/>
        <w:keepNext/>
        <w:widowControl/>
      </w:pPr>
      <w:r>
        <w:rPr>
          <w:color w:val="000000"/>
        </w:rPr>
        <w:t>13.1 Artifact trust and secure installation</w:t>
      </w:r>
    </w:p>
    <w:p>
      <w:pPr>
        <w:keepLines/>
        <w:widowControl/>
      </w:pPr>
      <w:r>
        <w:rPr>
          <w:b/>
        </w:rPr>
        <w:t>EXT-006 — MUST:</w:t>
      </w:r>
      <w:r>
        <w:t xml:space="preserve"> Artifact verification covers the exact version/digest and dependency set. Define approved signer enrollment, key rotation/revocation, trusted update metadata, expiry and rollback protection. A valid signature establishes provenance, not safety or permission.</w:t>
      </w:r>
    </w:p>
    <w:p>
      <w:pPr>
        <w:keepLines/>
        <w:widowControl/>
      </w:pPr>
      <w:r>
        <w:rPr>
          <w:b/>
        </w:rPr>
        <w:t>EXT-007 — MUST:</w:t>
      </w:r>
      <w:r>
        <w:t xml:space="preserve"> Install and upgrade in staging, test conformance and security, then atomically activate a compatible generation. Preserve a validated rollback/restore path and revoke superseded credentials. Untrusted installation hooks execute only in isolation.</w:t>
      </w:r>
    </w:p>
    <w:p>
      <w:pPr>
        <w:keepLines/>
        <w:widowControl/>
        <w:rPr>
          <w:ins w:id="9024" w:author="Claude" w:date="2026-10-07T12:00:00Z"/>
        </w:rPr>
      </w:pPr>
      <w:ins w:id="9025" w:author="Claude" w:date="2026-10-07T12:00:00Z">
        <w:r>
          <w:rPr>
            <w:b/>
          </w:rPr>
          <w:t xml:space="preserve">NEW-J — MUST:</w:t>
        </w:r>
        <w:r>
          <w:t xml:space="preserve"> Core and trusted providers use hash-locked dependencies and load models and assets only from artifacts staged and verified under EXT-006 and LIC-006. Runtime downloads by trusted code are disabled. Artifact formats that can execute code when loaded are treated as code for trust and isolation decisions.</w:t>
        </w:r>
      </w:ins>
    </w:p>
    <w:p>
      <w:pPr>
        <w:keepLines/>
        <w:widowControl/>
        <w:rPr>
          <w:ins w:id="9026" w:author="Claude" w:date="2026-10-07T12:00:00Z"/>
        </w:rPr>
      </w:pPr>
      <w:ins w:id="9027" w:author="Claude" w:date="2026-10-07T12:00:00Z">
        <w:r>
          <w:rPr>
            <w:b/>
          </w:rPr>
          <w:t xml:space="preserve">NEW-K — MUST:</w:t>
        </w:r>
        <w:r>
          <w:t xml:space="preserve"> Tool names, descriptions, and schemas exposed by an MCP server are pinned by digest when approved. Any change disables the affected capabilities until re-approved. Tool descriptions are untrusted content under CTX-001.</w:t>
        </w:r>
      </w:ins>
    </w:p>
    <w:p>
      <w:bookmarkStart w:id="113" w:name="section_14"/>
      <w:pPr>
        <w:pStyle w:val="Heading1"/>
        <w:keepNext/>
        <w:widowControl/>
      </w:pPr>
      <w:r>
        <w:rPr>
          <w:color w:val="000000"/>
        </w:rPr>
        <w:t>14. Multi-GUI and Client Architecture</w:t>
      </w:r>
      <w:bookmarkEnd w:id="113"/>
    </w:p>
    <w:p>
      <w:pPr>
        <w:widowControl/>
      </w:pPr>
      <w:r>
        <w:rPr>
          <w:rFonts w:ascii="Calibri" w:hAnsi="Calibri"/>
          <w:color w:val="000000"/>
        </w:rPr>
        <w:t>Freya has no inseparable canonical GUI. Multiple simultaneous clients are supported through a versioned Client Gateway and SDK.</w:t>
      </w:r>
    </w:p>
    <w:p>
      <w:pPr>
        <w:pStyle w:val="CodeBlock"/>
        <w:widowControl/>
      </w:pPr>
      <w:r>
        <w:rPr>
          <w:rFonts w:ascii="Consolas" w:hAnsi="Consolas"/>
          <w:color w:val="000000"/>
          <w:sz w:val="17"/>
        </w:rPr>
        <w:t>Desktop GUI   Web GUI   Mobile   Admin   Grow/Rack/Workshop   Custom GUI</w:t>
        <w:br/>
        <w:t xml:space="preserve">      \          |        |        |           |               /</w:t>
        <w:br/>
        <w:t xml:space="preserve">                       Client Gateway</w:t>
        <w:br/>
        <w:t xml:space="preserve">                             |</w:t>
        <w:br/>
        <w:t xml:space="preserve">                   authenticated session</w:t>
        <w:br/>
        <w:t xml:space="preserve">                             |</w:t>
        <w:br/>
        <w:t xml:space="preserve">                 Capability + event APIs</w:t>
        <w:br/>
        <w:t xml:space="preserve">                             |</w:t>
        <w:br/>
        <w:t xml:space="preserve">                    Policy / Capability Broker</w:t>
        <w:br/>
        <w:t xml:space="preserve">                             |</w:t>
        <w:br/>
        <w:t xml:space="preserve">                           Freya</w:t>
      </w:r>
    </w:p>
    <w:p>
      <w:pPr>
        <w:keepLines/>
        <w:widowControl/>
      </w:pPr>
      <w:r>
        <w:rPr>
          <w:b/>
        </w:rPr>
        <w:t>GUI-001 — MUST:</w:t>
      </w:r>
      <w:r>
        <w:t xml:space="preserve"> Support multiple simultaneous GUI/client implementations without duplicating Freya identity or state.</w:t>
      </w:r>
    </w:p>
    <w:p>
      <w:pPr>
        <w:keepLines/>
        <w:widowControl/>
      </w:pPr>
      <w:r>
        <w:rPr>
          <w:b/>
        </w:rPr>
        <w:t>GUI-002 — MUST:</w:t>
      </w:r>
      <w:r>
        <w:t xml:space="preserve"> Provide stable, versioned client/control-plane APIs and event/state streaming.</w:t>
      </w:r>
    </w:p>
    <w:p>
      <w:pPr>
        <w:keepLines/>
        <w:widowControl/>
      </w:pPr>
      <w:r>
        <w:rPr>
          <w:b/>
        </w:rPr>
        <w:t>GUI-003 — MUST:</w:t>
      </w:r>
      <w:r>
        <w:t xml:space="preserve"> Support authenticated sessions, per-user/per-client permissions, capability discovery, subscriptions/events, action invocation, task progress, and compatibility/version negotiation.</w:t>
      </w:r>
      <w:ins w:id="9028" w:author="Claude" w:date="2026-10-07T12:00:00Z">
        <w:r>
          <w:t xml:space="preserve"> This includes approval requests and responses (NEW-A), invocation status and cancellation (CAP-012), and session and task revocation.</w:t>
        </w:r>
      </w:ins>
    </w:p>
    <w:p>
      <w:pPr>
        <w:keepLines/>
        <w:widowControl/>
      </w:pPr>
      <w:r>
        <w:rPr>
          <w:b/>
        </w:rPr>
        <w:t>GUI-004 — MUST:</w:t>
      </w:r>
      <w:r>
        <w:t xml:space="preserve"> Treat GUIs as untrusted/limited clients; hidden UI controls are not security controls and clients cannot bypass policy.</w:t>
      </w:r>
    </w:p>
    <w:p>
      <w:pPr>
        <w:keepLines/>
        <w:widowControl/>
      </w:pPr>
      <w:r>
        <w:rPr>
          <w:b/>
        </w:rPr>
        <w:t>GUI-005 — MUST:</w:t>
      </w:r>
      <w:r>
        <w:t xml:space="preserve"> Allow different GUIs to expose different capability subsets according to user, role, device/client, security domain, and context.</w:t>
      </w:r>
    </w:p>
    <w:p>
      <w:pPr>
        <w:keepLines/>
        <w:widowControl/>
      </w:pPr>
      <w:r>
        <w:rPr>
          <w:b/>
        </w:rPr>
        <w:t>GUI-006 — SHOULD:</w:t>
      </w:r>
      <w:r>
        <w:t xml:space="preserve"> Provide a Freya Client SDK and schema-driven interfaces suitable for third-party/custom GUI development.</w:t>
      </w:r>
    </w:p>
    <w:p>
      <w:pPr>
        <w:keepLines/>
        <w:widowControl/>
      </w:pPr>
      <w:r>
        <w:rPr>
          <w:b/>
        </w:rPr>
        <w:t>GUI-007 — MAY:</w:t>
      </w:r>
      <w:r>
        <w:t xml:space="preserve"> Allow Freya's coding/design agents to generate custom clients against the documented SDK, subject to normal code review, signing, permissions, and sandboxing.</w:t>
      </w:r>
    </w:p>
    <w:p>
      <w:pPr>
        <w:pStyle w:val="Heading2"/>
        <w:keepNext/>
        <w:widowControl/>
      </w:pPr>
      <w:r>
        <w:rPr>
          <w:color w:val="000000"/>
        </w:rPr>
        <w:t>14.1 Alpha gateway and compatibility profile</w:t>
      </w:r>
    </w:p>
    <w:p>
      <w:pPr>
        <w:keepLines/>
        <w:widowControl/>
      </w:pPr>
      <w:r>
        <w:rPr>
          <w:b/>
        </w:rPr>
        <w:t>GUI-008 — MUST:</w:t>
      </w:r>
      <w:r>
        <w:t xml:space="preserve"> Use loopback HTTP plus WebSocket events as the initial alpha ClientGateway transport profile, bound only to configured loopback addresses. The ClientGateway identity and authorization contract is transport-independent; replacing transport requires equivalent authentication, scope enforcement, event semantics and conformance evidence. Remote access is disabled by default and requires a separate TLS/authentication deployment profile. Transport does not determine permissions.</w:t>
      </w:r>
    </w:p>
    <w:p>
      <w:pPr>
        <w:keepLines/>
        <w:widowControl/>
      </w:pPr>
      <w:r>
        <w:rPr>
          <w:b/>
        </w:rPr>
        <w:t>GUI-009 — MUST:</w:t>
      </w:r>
      <w:r>
        <w:t xml:space="preserve"> Pair clients through a short-lived single-use challenge confirmed by the authenticated local owner. Issue separately scoped user/client sessions with expiry and revocation. Store tokens in platform-protected storage where available; never put bearer tokens in URLs. Browser sessions use secure session handling and CSRF protection as appropriate.</w:t>
      </w:r>
    </w:p>
    <w:p>
      <w:pPr>
        <w:keepLines/>
        <w:widowControl/>
      </w:pPr>
      <w:r>
        <w:rPr>
          <w:b/>
        </w:rPr>
        <w:t>GUI-010 — MUST:</w:t>
      </w:r>
      <w:r>
        <w:t xml:space="preserve"> Validate Host and Origin for browser requests and WebSocket handshakes; reject arbitrary origins, DNS-rebinding targets, and unauthenticated cross-origin requests. CORS is not authentication. Apply request size, rate, and subscription limits.</w:t>
      </w:r>
    </w:p>
    <w:p>
      <w:pPr>
        <w:keepLines/>
        <w:widowControl/>
      </w:pPr>
      <w:r>
        <w:rPr>
          <w:b/>
        </w:rPr>
        <w:t>GUI-011 — MUST:</w:t>
      </w:r>
      <w:r>
        <w:t xml:space="preserve"> Authorize subscriptions at creation and recheck scope when grants change and before delivering protected events. Filter each event by user/domain/client authority. Reconnect and replay cannot expose events outside current permissions.</w:t>
      </w:r>
    </w:p>
    <w:p>
      <w:pPr>
        <w:keepLines/>
        <w:widowControl/>
      </w:pPr>
      <w:r>
        <w:rPr>
          <w:b/>
        </w:rPr>
        <w:t>GUI-012 — MUST:</w:t>
      </w:r>
      <w:r>
        <w:t xml:space="preserve"> Version capability schemas, SDKs, and control-plane APIs independently. Major versions change incompatible semantics; minor versions add negotiated optional features. Reject unsupported required fields/features, validate inputs, and prohibit silent context truncation or unknown protected-action defaults.</w:t>
      </w:r>
    </w:p>
    <w:p>
      <w:pPr>
        <w:keepLines/>
        <w:widowControl/>
      </w:pPr>
      <w:r>
        <w:rPr>
          <w:b/>
        </w:rPr>
        <w:t>GUI-013 — MUST:</w:t>
      </w:r>
      <w:r>
        <w:t xml:space="preserve"> Publish a compatibility matrix for every release and test the current and immediately previous supported minor versions within the active major. Events carry sequence/cursor, schema version and subject scope; expired replay cursors return an explicit resynchronization requirement.</w:t>
      </w:r>
    </w:p>
    <w:p>
      <w:pPr>
        <w:keepLines/>
        <w:widowControl/>
      </w:pPr>
      <w:r>
        <w:rPr>
          <w:b/>
        </w:rPr>
        <w:t>GUI-014 — MUST:</w:t>
      </w:r>
      <w:r>
        <w:t xml:space="preserve"> Client pairing registers an approved client identity and maximum client scope; it does not authenticate a human user or grant that user the owner’s permissions. User sessions require independent authentication and receive only the intersection of current user grants, client scope, security-domain membership, and task constraints. Credential recovery and administrative session issuance are separate protected operations with explicit audit and revocation behavior.</w:t>
      </w:r>
    </w:p>
    <w:p>
      <w:pPr>
        <w:keepLines/>
        <w:widowControl/>
        <w:rPr>
          <w:ins w:id="9029" w:author="Claude" w:date="2026-10-07T12:00:00Z"/>
        </w:rPr>
      </w:pPr>
      <w:ins w:id="9030" w:author="Claude" w:date="2026-10-07T12:00:00Z">
        <w:r>
          <w:rPr>
            <w:b/>
          </w:rPr>
          <w:t xml:space="preserve">NEW-I — MUST:</w:t>
        </w:r>
        <w:r>
          <w:t xml:space="preserve"> Ambient-input clients, such as voice or camera clients, receive a client scope that excludes approvals and consequential or disclosure-capable effects. Such requests from ambient input proceed only after confirmation through an approval-capable client under NEW-A. Speech or image recognition is not human authentication.</w:t>
        </w:r>
      </w:ins>
    </w:p>
    <w:p>
      <w:bookmarkStart w:id="114" w:name="section_15"/>
      <w:pPr>
        <w:pStyle w:val="Heading1"/>
        <w:keepNext/>
        <w:widowControl/>
      </w:pPr>
      <w:r>
        <w:rPr>
          <w:color w:val="000000"/>
        </w:rPr>
        <w:t>15. Automation, Computer Use, and Physical Devices</w:t>
      </w:r>
      <w:bookmarkEnd w:id="114"/>
    </w:p>
    <w:p>
      <w:pPr>
        <w:keepLines/>
        <w:widowControl/>
      </w:pPr>
      <w:r>
        <w:rPr>
          <w:b/>
        </w:rPr>
        <w:t>PHY-001 — MUST:</w:t>
      </w:r>
      <w:r>
        <w:t xml:space="preserve"> Physical devices are providers/capabilities, not directly controlled by arbitrary agents.</w:t>
      </w:r>
    </w:p>
    <w:p>
      <w:pPr>
        <w:keepLines/>
        <w:widowControl/>
      </w:pPr>
      <w:r>
        <w:rPr>
          <w:b/>
        </w:rPr>
        <w:t>PHY-002 — SHOULD:</w:t>
      </w:r>
      <w:r>
        <w:t xml:space="preserve"> Prefer native APIs/MCP/CLI integrations over GUI computer-use.</w:t>
      </w:r>
    </w:p>
    <w:p>
      <w:pPr>
        <w:keepLines/>
        <w:widowControl/>
      </w:pPr>
      <w:r>
        <w:rPr>
          <w:b/>
        </w:rPr>
        <w:t>PHY-003 — MUST:</w:t>
      </w:r>
      <w:r>
        <w:t xml:space="preserve"> ComputerUseProvider operates under risk-based isolation and authorization; unrestricted main-desktop control is not the default.</w:t>
      </w:r>
    </w:p>
    <w:p>
      <w:pPr>
        <w:keepLines/>
        <w:widowControl/>
      </w:pPr>
      <w:r>
        <w:rPr>
          <w:b/>
        </w:rPr>
        <w:t>PHY-004 — MUST:</w:t>
      </w:r>
      <w:r>
        <w:t xml:space="preserve"> 3D printer/CNC/home/grow actions support policy-defined confirmation, interlocks, and audit appropriate to consequence.</w:t>
      </w:r>
    </w:p>
    <w:p>
      <w:pPr>
        <w:keepLines/>
        <w:widowControl/>
      </w:pPr>
      <w:r>
        <w:rPr>
          <w:b/>
        </w:rPr>
        <w:t>PHY-005 — MAY:</w:t>
      </w:r>
      <w:r>
        <w:t xml:space="preserve"> Integrate Home Assistant, Bambu/printing services, CAD providers, media servers, telephony, and future devices behind capability adapters.</w:t>
      </w:r>
    </w:p>
    <w:p>
      <w:pPr>
        <w:pStyle w:val="Heading2"/>
        <w:keepNext/>
        <w:widowControl/>
      </w:pPr>
      <w:r>
        <w:rPr>
          <w:color w:val="000000"/>
        </w:rPr>
        <w:t>15.1 Deferred physical safety contract</w:t>
      </w:r>
    </w:p>
    <w:p>
      <w:pPr>
        <w:keepLines/>
        <w:widowControl/>
      </w:pPr>
      <w:r>
        <w:rPr>
          <w:b/>
        </w:rPr>
        <w:t>PHY-006 — MUST:</w:t>
      </w:r>
      <w:r>
        <w:t xml:space="preserve"> Foundation alpha does not enable physical actuation. Before enabling it, define independently enforced interlocks, exact parameter-bound time-limited approvals, device state checks, acknowledgements, emergency-stop behavior, and post-action verification for each device class.</w:t>
      </w:r>
    </w:p>
    <w:p>
      <w:pPr>
        <w:keepLines/>
        <w:widowControl/>
      </w:pPr>
      <w:r>
        <w:rPr>
          <w:b/>
        </w:rPr>
        <w:t>PHY-007 — MUST:</w:t>
      </w:r>
      <w:r>
        <w:t xml:space="preserve"> Distinguish cancellation of orchestration from a device stop command and from a verified stopped state. Lost acknowledgement yields unknown-outcome. A safe stop path remains available under defined failure conditions without enabling arbitrary action; agents cannot disable safety interlocks.</w:t>
      </w:r>
    </w:p>
    <w:p>
      <w:bookmarkStart w:id="115" w:name="section_16"/>
      <w:pPr>
        <w:pStyle w:val="Heading1"/>
        <w:keepNext/>
        <w:widowControl/>
      </w:pPr>
      <w:r>
        <w:rPr>
          <w:color w:val="000000"/>
        </w:rPr>
        <w:t>16. Observability, Evaluation, and Audit</w:t>
      </w:r>
      <w:bookmarkEnd w:id="115"/>
    </w:p>
    <w:p>
      <w:pPr>
        <w:keepLines/>
        <w:widowControl/>
      </w:pPr>
      <w:r>
        <w:rPr>
          <w:b/>
        </w:rPr>
        <w:t>OBS-001 — SHOULD:</w:t>
      </w:r>
      <w:r>
        <w:t xml:space="preserve"> Emit OpenTelemetry-compatible traces/metrics/log correlation for Core, providers, agents, workflows, and model calls where practical.</w:t>
      </w:r>
    </w:p>
    <w:p>
      <w:pPr>
        <w:keepLines/>
        <w:widowControl/>
      </w:pPr>
      <w:r>
        <w:rPr>
          <w:b/>
        </w:rPr>
        <w:t>OBS-002 — SHOULD:</w:t>
      </w:r>
      <w:r>
        <w:t xml:space="preserve"> Use Prometheus-compatible hardware telemetry and vendor exporters rather than reinventing collection.</w:t>
      </w:r>
    </w:p>
    <w:p>
      <w:pPr>
        <w:keepLines/>
        <w:widowControl/>
      </w:pPr>
      <w:r>
        <w:rPr>
          <w:b/>
        </w:rPr>
        <w:t>OBS-003 — SHOULD:</w:t>
      </w:r>
      <w:r>
        <w:t xml:space="preserve"> Evaluate Langfuse/OpenLIT-style self-hosted AI observability as replaceable backends.</w:t>
      </w:r>
    </w:p>
    <w:p>
      <w:pPr>
        <w:keepLines/>
        <w:widowControl/>
      </w:pPr>
      <w:r>
        <w:rPr>
          <w:b/>
        </w:rPr>
        <w:t>OBS-004 — SHOULD:</w:t>
      </w:r>
      <w:r>
        <w:t xml:space="preserve"> Use Promptfoo/MLflow or equivalent for model/prompt/agent evaluation and security regression tests.</w:t>
      </w:r>
    </w:p>
    <w:p>
      <w:pPr>
        <w:keepLines/>
        <w:widowControl/>
      </w:pPr>
      <w:r>
        <w:rPr>
          <w:b/>
        </w:rPr>
        <w:t>OBS-005 — MUST:</w:t>
      </w:r>
      <w:r>
        <w:t xml:space="preserve"> Record policy-relevant and consequential actions in the Freya audit trail even when an external observability backend is absent.</w:t>
      </w:r>
    </w:p>
    <w:p>
      <w:pPr>
        <w:pStyle w:val="Heading2"/>
        <w:keepNext/>
        <w:widowControl/>
      </w:pPr>
      <w:r>
        <w:rPr>
          <w:color w:val="000000"/>
        </w:rPr>
        <w:t>16.1 Audit admission and telemetry privacy</w:t>
      </w:r>
    </w:p>
    <w:p>
      <w:pPr>
        <w:keepLines/>
        <w:widowControl/>
      </w:pPr>
      <w:r>
        <w:rPr>
          <w:b/>
        </w:rPr>
        <w:t>OBS-006 — MUST:</w:t>
      </w:r>
      <w:r>
        <w:t xml:space="preserve"> Consequential effects require a durable pre-action audit record before dispatch. If audit capacity or integrity is unavailable, deny those new effects. Record outcomes or unknown-outcome and reconcile interrupted records on restart. Emergency safe-stop actions may bypass unavailable audit admission only under a predefined narrow safety policy and must be reconciled afterward.</w:t>
      </w:r>
    </w:p>
    <w:p>
      <w:pPr>
        <w:keepLines/>
        <w:widowControl/>
      </w:pPr>
      <w:r>
        <w:rPr>
          <w:b/>
        </w:rPr>
        <w:t>OBS-007 — MUST:</w:t>
      </w:r>
      <w:r>
        <w:t xml:space="preserve"> Default telemetry excludes prompts, source documents, secrets, and tool payloads. Opt-in payload capture requires scope, retention, access controls, redaction, and user/domain authorization. Trace correlation identifiers must not expose protected content.</w:t>
      </w:r>
    </w:p>
    <w:p>
      <w:pPr>
        <w:keepLines/>
        <w:widowControl/>
      </w:pPr>
      <w:r>
        <w:rPr>
          <w:b/>
        </w:rPr>
        <w:t>OBS-008 — MUST:</w:t>
      </w:r>
      <w:r>
        <w:t xml:space="preserve"> Audit retention and access are distinct from general debug logs. Record actor, client/workload, domain, capability, operation ID, target reference, decision revision, outcome, and time. Define capacity alarms, protected access, and integrity checks.</w:t>
      </w:r>
    </w:p>
    <w:p>
      <w:bookmarkStart w:id="116" w:name="section_17"/>
      <w:pPr>
        <w:pStyle w:val="Heading1"/>
        <w:keepNext/>
        <w:widowControl/>
      </w:pPr>
      <w:r>
        <w:rPr>
          <w:color w:val="000000"/>
        </w:rPr>
        <w:t>17. Licensing, Provenance, and Third-Party Governance</w:t>
      </w:r>
      <w:bookmarkEnd w:id="116"/>
    </w:p>
    <w:p>
      <w:pPr>
        <w:pStyle w:val="CodeBlock"/>
        <w:widowControl/>
      </w:pPr>
      <w:r>
        <w:rPr>
          <w:rFonts w:ascii="Consolas" w:hAnsi="Consolas"/>
          <w:color w:val="000000"/>
          <w:sz w:val="17"/>
        </w:rPr>
        <w:t>ThirdPartyComponentManifest</w:t>
        <w:br/>
        <w:t xml:space="preserve">  project, version, source_repository</w:t>
        <w:br/>
        <w:t xml:space="preserve">  license, license_version</w:t>
        <w:br/>
        <w:t xml:space="preserve">  files_used, modified, linked, separate_process, network_service</w:t>
        <w:br/>
        <w:t xml:space="preserve">  redistributed, commercial_use_allowed</w:t>
        <w:br/>
        <w:t xml:space="preserve">  attribution_required, source_disclosure_required</w:t>
        <w:br/>
        <w:t xml:space="preserve">  freya_adapter</w:t>
        <w:br/>
        <w:t xml:space="preserve">  security_review</w:t>
        <w:br/>
        <w:t xml:space="preserve">  provenance/signature</w:t>
        <w:br/>
        <w:t xml:space="preserve">  last_reviewed</w:t>
      </w:r>
    </w:p>
    <w:p>
      <w:pPr>
        <w:keepLines/>
        <w:widowControl/>
      </w:pPr>
      <w:r>
        <w:rPr>
          <w:b/>
        </w:rPr>
        <w:t>LIC-001 — MUST:</w:t>
      </w:r>
      <w:r>
        <w:t xml:space="preserve"> Perform license review before integrating, copying, modifying, linking, redistributing, or commercially depending on third-party code.</w:t>
      </w:r>
    </w:p>
    <w:p>
      <w:pPr>
        <w:keepLines/>
        <w:widowControl/>
      </w:pPr>
      <w:r>
        <w:rPr>
          <w:b/>
        </w:rPr>
        <w:t>LIC-002 — MUST:</w:t>
      </w:r>
      <w:r>
        <w:t xml:space="preserve"> Do not assume 'open source' means unrestricted copying or commercial redistribution.</w:t>
      </w:r>
    </w:p>
    <w:p>
      <w:pPr>
        <w:keepLines/>
        <w:widowControl/>
      </w:pPr>
      <w:r>
        <w:rPr>
          <w:b/>
        </w:rPr>
        <w:t>LIC-003 — SHOULD:</w:t>
      </w:r>
      <w:r>
        <w:t xml:space="preserve"> Prefer suitable permissive components. Review actual license terms for code, weights, data, linking, services, modification, and redistribution. Process or service separation does not automatically eliminate obligations.</w:t>
      </w:r>
    </w:p>
    <w:p>
      <w:pPr>
        <w:keepLines/>
        <w:widowControl/>
      </w:pPr>
      <w:r>
        <w:rPr>
          <w:b/>
        </w:rPr>
        <w:t>LIC-004 — MUST:</w:t>
      </w:r>
      <w:r>
        <w:t xml:space="preserve"> Record third-party component provenance and license obligations in machine-readable project metadata.</w:t>
      </w:r>
    </w:p>
    <w:p>
      <w:pPr>
        <w:keepLines/>
        <w:widowControl/>
      </w:pPr>
      <w:r>
        <w:rPr>
          <w:b/>
        </w:rPr>
        <w:t>LIC-005 — MUST:</w:t>
      </w:r>
      <w:r>
        <w:t xml:space="preserve"> Record an appropriately sized decision note before custom-building infrastructure; a full ADR is required for custom security, durable execution, or distributed consistency machinery.</w:t>
      </w:r>
    </w:p>
    <w:p>
      <w:pPr>
        <w:pStyle w:val="Heading2"/>
        <w:keepNext/>
        <w:widowControl/>
      </w:pPr>
      <w:r>
        <w:rPr>
          <w:color w:val="000000"/>
        </w:rPr>
        <w:t>17.1 License and provenance coverage</w:t>
      </w:r>
    </w:p>
    <w:p>
      <w:pPr>
        <w:keepLines/>
        <w:widowControl/>
      </w:pPr>
      <w:r>
        <w:rPr>
          <w:b/>
        </w:rPr>
        <w:t>LIC-006 — MUST:</w:t>
      </w:r>
      <w:r>
        <w:t xml:space="preserve"> Component manifests include code, model weights, datasets, media/assets, and transitive dependencies; record exact version/digest, SPDX identifier or full custom terms, intended use, redistribution mode, notices, and review status. Separate commercial use from redistribution permission.</w:t>
      </w:r>
    </w:p>
    <w:p>
      <w:pPr>
        <w:keepLines/>
        <w:widowControl/>
      </w:pPr>
      <w:r>
        <w:rPr>
          <w:b/>
        </w:rPr>
        <w:t>LIC-007 — MUST:</w:t>
      </w:r>
      <w:r>
        <w:t xml:space="preserve"> Re-review changed artifacts, terms, dependencies, or distribution mode before activation or shipment. Neither a candidate registry entry nor this specification is a current license determination.</w:t>
      </w:r>
    </w:p>
    <w:p>
      <w:bookmarkStart w:id="117" w:name="section_18"/>
      <w:pPr>
        <w:pStyle w:val="Heading1"/>
        <w:keepNext/>
        <w:widowControl/>
      </w:pPr>
      <w:r>
        <w:rPr>
          <w:color w:val="000000"/>
        </w:rPr>
        <w:t>18. Updates, Backup, Recovery, and Rollback</w:t>
      </w:r>
      <w:bookmarkEnd w:id="117"/>
    </w:p>
    <w:p>
      <w:pPr>
        <w:keepLines/>
        <w:widowControl/>
      </w:pPr>
      <w:r>
        <w:rPr>
          <w:b/>
        </w:rPr>
        <w:t>OPS-001 — MUST:</w:t>
      </w:r>
      <w:r>
        <w:t xml:space="preserve"> Version, verify, stage, and health-check updates. Declare code/schema compatibility and a tested rollback or restore path before migration. Block updates without a validated recovery path; code rollback alone is not sufficient after incompatible data changes.</w:t>
      </w:r>
    </w:p>
    <w:p>
      <w:pPr>
        <w:keepLines/>
        <w:widowControl/>
      </w:pPr>
      <w:r>
        <w:rPr>
          <w:b/>
        </w:rPr>
        <w:t>OPS-002 — SHOULD:</w:t>
      </w:r>
      <w:r>
        <w:t xml:space="preserve"> Use TUF/Sigstore/in-toto patterns or implementations for secure update metadata, signing, and provenance.</w:t>
      </w:r>
    </w:p>
    <w:p>
      <w:pPr>
        <w:keepLines/>
        <w:widowControl/>
      </w:pPr>
      <w:r>
        <w:rPr>
          <w:b/>
        </w:rPr>
        <w:t>OPS-003 — MUST:</w:t>
      </w:r>
      <w:r>
        <w:t xml:space="preserve"> Define backup/restore for Core configuration, user data, memory, knowledge indexes/sources, secrets metadata, audit state, provider configuration, and critical workflow state.</w:t>
      </w:r>
    </w:p>
    <w:p>
      <w:pPr>
        <w:keepLines/>
        <w:widowControl/>
      </w:pPr>
      <w:r>
        <w:rPr>
          <w:b/>
        </w:rPr>
        <w:t>OPS-004 — SHOULD:</w:t>
      </w:r>
      <w:r>
        <w:t xml:space="preserve"> Use Kopia/restic or equivalent for host/file backups and Velero or equivalent for future Kubernetes resources/volumes.</w:t>
      </w:r>
    </w:p>
    <w:p>
      <w:pPr>
        <w:keepLines/>
        <w:widowControl/>
      </w:pPr>
      <w:r>
        <w:rPr>
          <w:b/>
        </w:rPr>
        <w:t>OPS-005 — MUST:</w:t>
      </w:r>
      <w:r>
        <w:t xml:space="preserve"> Recovery procedures preserve security-domain ownership and do not accidentally merge identities/keys/authority across domains.</w:t>
      </w:r>
    </w:p>
    <w:p>
      <w:pPr>
        <w:keepLines/>
        <w:widowControl/>
      </w:pPr>
      <w:r>
        <w:rPr>
          <w:b/>
        </w:rPr>
        <w:t>OPS-006 — MUST:</w:t>
      </w:r>
      <w:r>
        <w:t xml:space="preserve"> Destructive zeroization and normal backup/restore semantics remain distinct and policy-controlled.</w:t>
      </w:r>
    </w:p>
    <w:p>
      <w:pPr>
        <w:pStyle w:val="Heading2"/>
        <w:keepNext/>
        <w:widowControl/>
      </w:pPr>
      <w:r>
        <w:rPr>
          <w:color w:val="000000"/>
        </w:rPr>
        <w:t>18.1 Persistence and recovery profile</w:t>
      </w:r>
    </w:p>
    <w:p>
      <w:pPr>
        <w:keepLines/>
        <w:widowControl/>
      </w:pPr>
      <w:r>
        <w:rPr>
          <w:b/>
        </w:rPr>
        <w:t>OPS-007 — MUST:</w:t>
      </w:r>
      <w:r>
        <w:t xml:space="preserve"> Implement persistence behind replaceable contracts for authoritative storage, canonical artifacts, transaction/journal operations, projection rebuilding, migrations and recovery. The initial alpha persistence profile uses SQLite on local supported storage for authoritative identity/policy metadata, sessions, memory metadata, task journal, resource ownership, and deletion tombstones, plus an ACL-protected managed store for canonical document/artifact files. SQLite is not a permanent Core dependency. Indexes are rebuildable projections. Validate concurrency, durability settings, integrity checks, and versioned migrations; do not place a live SQLite database on unsupported shared network storage. A replacement must preserve these semantics and pass migration, conformance and recovery tests.</w:t>
      </w:r>
    </w:p>
    <w:p>
      <w:pPr>
        <w:keepLines/>
        <w:widowControl/>
      </w:pPr>
      <w:r>
        <w:rPr>
          <w:b/>
        </w:rPr>
        <w:t>OPS-008 — MUST:</w:t>
      </w:r>
      <w:r>
        <w:t xml:space="preserve"> Files and metadata use staged writes, checksums, stable IDs, and crash-reconciliation for orphaned or incomplete objects. Define transaction boundaries; a filesystem write and database commit are not assumed atomic. Maintain an outbox for rebuildable projections.</w:t>
      </w:r>
    </w:p>
    <w:p>
      <w:pPr>
        <w:keepLines/>
        <w:widowControl/>
      </w:pPr>
      <w:r>
        <w:rPr>
          <w:b/>
        </w:rPr>
        <w:t>OPS-009 — MUST:</w:t>
      </w:r>
      <w:r>
        <w:t xml:space="preserve"> Take consistent encrypted backups of the database, canonical files, policy/configuration, workflow/audit state, and required key-recovery material using supported snapshot/backup mechanisms. Use an established backup tool. Secrets metadata alone is insufficient to restore encrypted data.</w:t>
      </w:r>
    </w:p>
    <w:p>
      <w:pPr>
        <w:keepLines/>
        <w:widowControl/>
      </w:pPr>
      <w:r>
        <w:rPr>
          <w:b/>
        </w:rPr>
        <w:t>OPS-010 — MUST:</w:t>
      </w:r>
      <w:r>
        <w:t xml:space="preserve"> Define configurable recovery objectives and measure backup freshness and restore performance against a documented reference workstation and dataset. The initial proposed targets are a 24-hour recovery-point objective and a 4-hour recovery-time objective, pending validation; they are not immutable architecture or demonstrated guarantees. Each release records measured restore results and backup freshness against its configured targets, with exceptions reported. Irreversible-action journal recovery requires reconciliation independently of backup freshness; backup restore never proves an external action did not occur. Validate and record the target configuration through ADR-015.</w:t>
      </w:r>
    </w:p>
    <w:p>
      <w:pPr>
        <w:keepLines/>
        <w:widowControl/>
      </w:pPr>
      <w:r>
        <w:rPr>
          <w:b/>
        </w:rPr>
        <w:t>OPS-011 — MUST:</w:t>
      </w:r>
      <w:r>
        <w:t xml:space="preserve"> Before upgrading, verify schema compatibility, available space, migration checksums and backup recoverability. Use backward-compatible migrations or a tested restore procedure; block incompatible automatic code rollback. Restore verifies domain IDs, ACLs, ownership, key references, audit continuity, and deletion tombstones before serving.</w:t>
      </w:r>
    </w:p>
    <w:p>
      <w:pPr>
        <w:keepLines/>
        <w:widowControl/>
      </w:pPr>
      <w:r>
        <w:rPr>
          <w:b/>
        </w:rPr>
        <w:t>OPS-012 — MUST:</w:t>
      </w:r>
      <w:r>
        <w:t xml:space="preserve"> Logical deletion is immediate. Queue purge of reachable managed derivatives against a configurable, measurable target; the initial proposed target is 24 hours, pending validation, with overdue failures reported. The initial proposed backup retention policy is 30 days, configurable and pending validation; deletion may remain in encrypted retained backups until their configured expiry. These values are operational targets and policy defaults, not immutable architecture. Apply the current deletion ledger after restore. If the current ledger cannot be recovered, keep restored data quarantined until authorized reconciliation. Cryptographic erasure requires exclusive control of every relevant key copy; do not promise physical erasure of snapshots or independently held copies.</w:t>
      </w:r>
    </w:p>
    <w:p>
      <w:pPr>
        <w:keepLines/>
        <w:widowControl/>
      </w:pPr>
      <w:r>
        <w:rPr>
          <w:b/>
        </w:rPr>
        <w:t>OPS-013 — MUST:</w:t>
      </w:r>
      <w:r>
        <w:t xml:space="preserve"> A restored control plane enters recovery mode before serving protected actions. Rotate or invalidate restored sessions and worker grants, establish a new control-plane generation, and reconcile external effects and deduplication state that may be newer than the backup. Do not replay restored consequential tasks until external status or durable provider records establish whether their effects occurred. Restore current revocation and deletion state from authoritative recovery material; if that state is unavailable, quarantine affected access and data until an authorized reconciliation establishes safe scope. Prevent a restored control plane and a surviving older instance from concurrently issuing authority.</w:t>
      </w:r>
    </w:p>
    <w:p>
      <w:pPr>
        <w:keepLines/>
        <w:widowControl/>
        <w:rPr>
          <w:ins w:id="9031" w:author="Claude" w:date="2026-10-07T12:00:00Z"/>
        </w:rPr>
      </w:pPr>
      <w:ins w:id="9032" w:author="Claude" w:date="2026-10-07T12:00:00Z">
        <w:r>
          <w:rPr>
            <w:b/>
          </w:rPr>
          <w:t xml:space="preserve">NEW-F — MUST:</w:t>
        </w:r>
        <w:r>
          <w:t xml:space="preserve"> Revocations, grant epochs, deletion tombstones, dispatched operation IDs, and the current control-plane generation form an authority ledger with its own configurable recovery-point target recorded in ADR-015, replicated off the host independently of data backups and protected as audit state. Restore applies the most recent recoverable ledger before serving. Where the ledger is unavailable, OPS-013 quarantine applies, and recovery-time measurements report quarantined capabilities separately.</w:t>
        </w:r>
      </w:ins>
    </w:p>
    <w:p>
      <w:pPr>
        <w:keepLines/>
        <w:widowControl/>
        <w:rPr>
          <w:ins w:id="9033" w:author="Claude" w:date="2026-10-07T12:00:00Z"/>
        </w:rPr>
      </w:pPr>
      <w:ins w:id="9034" w:author="Claude" w:date="2026-10-07T12:00:00Z">
        <w:r>
          <w:rPr>
            <w:b/>
          </w:rPr>
          <w:t xml:space="preserve">NEW-G — MUST:</w:t>
        </w:r>
        <w:r>
          <w:t xml:space="preserve"> Recovery rotates or revokes every restored credential for an external service before the restored instance performs external effects. A capability whose credential cannot be rotated remains disabled until an authorized operator confirms that the previous instance is destroyed or isolated.</w:t>
        </w:r>
      </w:ins>
    </w:p>
    <w:p>
      <w:bookmarkStart w:id="118" w:name="section_19"/>
      <w:pPr>
        <w:pStyle w:val="Heading1"/>
        <w:keepNext/>
        <w:widowControl/>
      </w:pPr>
      <w:r>
        <w:rPr>
          <w:color w:val="000000"/>
        </w:rPr>
        <w:t>19. Failure Semantics and Acceptance Tests</w:t>
      </w:r>
      <w:bookmarkEnd w:id="118"/>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2088"/>
        <w:gridCol w:w="8078"/>
      </w:tblGrid>
      <w:tr>
        <w:trPr>
          <w:tblHeader w:val="true"/>
          <w:cantSplit/>
          <w:tblHeader/>
        </w:trPr>
        <w:tc>
          <w:tcPr>
            <w:tcW w:type="dxa" w:w="2088"/>
            <w:vAlign w:val="center"/>
            <w:shd w:fill="243746"/>
          </w:tcPr>
          <w:p>
            <w:pPr>
              <w:keepNext w:val="0"/>
              <w:keepLines w:val="0"/>
              <w:spacing w:after="40" w:before="40" w:line="252" w:lineRule="auto"/>
            </w:pPr>
            <w:r>
              <w:rPr>
                <w:rFonts w:ascii="Calibri" w:hAnsi="Calibri"/>
                <w:b/>
                <w:color w:val="FFFFFF"/>
                <w:sz w:val="19"/>
              </w:rPr>
              <w:t>Failure injection</w:t>
            </w:r>
          </w:p>
        </w:tc>
        <w:tc>
          <w:tcPr>
            <w:tcW w:type="dxa" w:w="8078"/>
            <w:vAlign w:val="center"/>
            <w:shd w:fill="243746"/>
          </w:tcPr>
          <w:p>
            <w:pPr>
              <w:keepNext w:val="0"/>
              <w:keepLines w:val="0"/>
              <w:spacing w:after="40" w:before="40" w:line="252" w:lineRule="auto"/>
            </w:pPr>
            <w:r>
              <w:rPr>
                <w:rFonts w:ascii="Calibri" w:hAnsi="Calibri"/>
                <w:b/>
                <w:color w:val="FFFFFF"/>
                <w:sz w:val="19"/>
              </w:rPr>
              <w:t>Required result</w:t>
            </w:r>
          </w:p>
        </w:tc>
      </w:tr>
      <w:tr>
        <w:trPr>
          <w:cantSplit/>
        </w:trPr>
        <w:tc>
          <w:tcPr>
            <w:tcW w:type="dxa" w:w="2088"/>
            <w:vAlign w:val="center"/>
            <w:shd w:fill="FFFFFF"/>
          </w:tcPr>
          <w:p>
            <w:pPr>
              <w:keepNext w:val="0"/>
              <w:keepLines w:val="0"/>
              <w:spacing w:after="40" w:before="40" w:line="252" w:lineRule="auto"/>
            </w:pPr>
            <w:r>
              <w:rPr>
                <w:rFonts w:ascii="Calibri" w:hAnsi="Calibri"/>
                <w:b w:val="0"/>
                <w:color w:val="000000"/>
                <w:sz w:val="19"/>
              </w:rPr>
              <w:t>Provider removed</w:t>
            </w:r>
          </w:p>
        </w:tc>
        <w:tc>
          <w:tcPr>
            <w:tcW w:type="dxa" w:w="8078"/>
            <w:vAlign w:val="center"/>
            <w:shd w:fill="FFFFFF"/>
          </w:tcPr>
          <w:p>
            <w:pPr>
              <w:keepNext w:val="0"/>
              <w:keepLines w:val="0"/>
              <w:spacing w:after="40" w:before="40" w:line="252" w:lineRule="auto"/>
            </w:pPr>
            <w:r>
              <w:rPr>
                <w:rFonts w:ascii="Calibri" w:hAnsi="Calibri"/>
                <w:b w:val="0"/>
                <w:color w:val="000000"/>
                <w:sz w:val="19"/>
              </w:rPr>
              <w:t>Provider capabilities and declared transitive dependents degrade; capabilities outside that closure remain functional.</w:t>
            </w:r>
          </w:p>
        </w:tc>
      </w:tr>
      <w:tr>
        <w:trPr>
          <w:cantSplit/>
        </w:trPr>
        <w:tc>
          <w:tcPr>
            <w:tcW w:type="dxa" w:w="2088"/>
            <w:vAlign w:val="center"/>
            <w:shd w:fill="F2F5F7"/>
          </w:tcPr>
          <w:p>
            <w:pPr>
              <w:keepNext w:val="0"/>
              <w:keepLines w:val="0"/>
              <w:spacing w:after="40" w:before="40" w:line="252" w:lineRule="auto"/>
            </w:pPr>
            <w:r>
              <w:rPr>
                <w:rFonts w:ascii="Calibri" w:hAnsi="Calibri"/>
                <w:b w:val="0"/>
                <w:color w:val="000000"/>
                <w:sz w:val="19"/>
              </w:rPr>
              <w:t>Hermes/agent runtime removed</w:t>
            </w:r>
          </w:p>
        </w:tc>
        <w:tc>
          <w:tcPr>
            <w:tcW w:type="dxa" w:w="8078"/>
            <w:vAlign w:val="center"/>
            <w:shd w:fill="F2F5F7"/>
          </w:tcPr>
          <w:p>
            <w:pPr>
              <w:keepNext w:val="0"/>
              <w:keepLines w:val="0"/>
              <w:spacing w:after="40" w:before="40" w:line="252" w:lineRule="auto"/>
            </w:pPr>
            <w:r>
              <w:rPr>
                <w:rFonts w:ascii="Calibri" w:hAnsi="Calibri"/>
                <w:b w:val="0"/>
                <w:color w:val="000000"/>
                <w:sz w:val="19"/>
              </w:rPr>
              <w:t>Freya continues with another runtime or reports agent-runtime capability unavailable.</w:t>
            </w:r>
          </w:p>
        </w:tc>
      </w:tr>
      <w:tr>
        <w:trPr>
          <w:cantSplit/>
        </w:trPr>
        <w:tc>
          <w:tcPr>
            <w:tcW w:type="dxa" w:w="2088"/>
            <w:vAlign w:val="center"/>
            <w:shd w:fill="FFFFFF"/>
          </w:tcPr>
          <w:p>
            <w:pPr>
              <w:keepNext w:val="0"/>
              <w:keepLines w:val="0"/>
              <w:spacing w:after="40" w:before="40" w:line="252" w:lineRule="auto"/>
            </w:pPr>
            <w:r>
              <w:rPr>
                <w:rFonts w:ascii="Calibri" w:hAnsi="Calibri"/>
                <w:b w:val="0"/>
                <w:color w:val="000000"/>
                <w:sz w:val="19"/>
              </w:rPr>
              <w:t>ComfyUI removed</w:t>
            </w:r>
          </w:p>
        </w:tc>
        <w:tc>
          <w:tcPr>
            <w:tcW w:type="dxa" w:w="8078"/>
            <w:vAlign w:val="center"/>
            <w:shd w:fill="FFFFFF"/>
          </w:tcPr>
          <w:p>
            <w:pPr>
              <w:keepNext w:val="0"/>
              <w:keepLines w:val="0"/>
              <w:spacing w:after="40" w:before="40" w:line="252" w:lineRule="auto"/>
            </w:pPr>
            <w:r>
              <w:rPr>
                <w:rFonts w:ascii="Calibri" w:hAnsi="Calibri"/>
                <w:b w:val="0"/>
                <w:color w:val="000000"/>
                <w:sz w:val="19"/>
              </w:rPr>
              <w:t>Image generation unavailable; chat/security/memory remain functional.</w:t>
            </w:r>
          </w:p>
        </w:tc>
      </w:tr>
      <w:tr>
        <w:trPr>
          <w:cantSplit/>
        </w:trPr>
        <w:tc>
          <w:tcPr>
            <w:tcW w:type="dxa" w:w="2088"/>
            <w:vAlign w:val="center"/>
            <w:shd w:fill="F2F5F7"/>
          </w:tcPr>
          <w:p>
            <w:pPr>
              <w:keepNext w:val="0"/>
              <w:keepLines w:val="0"/>
              <w:spacing w:after="40" w:before="40" w:line="252" w:lineRule="auto"/>
            </w:pPr>
            <w:r>
              <w:rPr>
                <w:rFonts w:ascii="Calibri" w:hAnsi="Calibri"/>
                <w:b w:val="0"/>
                <w:color w:val="000000"/>
                <w:sz w:val="19"/>
              </w:rPr>
              <w:t>Home Assistant removed</w:t>
            </w:r>
          </w:p>
        </w:tc>
        <w:tc>
          <w:tcPr>
            <w:tcW w:type="dxa" w:w="8078"/>
            <w:vAlign w:val="center"/>
            <w:shd w:fill="F2F5F7"/>
          </w:tcPr>
          <w:p>
            <w:pPr>
              <w:keepNext w:val="0"/>
              <w:keepLines w:val="0"/>
              <w:spacing w:after="40" w:before="40" w:line="252" w:lineRule="auto"/>
            </w:pPr>
            <w:r>
              <w:rPr>
                <w:rFonts w:ascii="Calibri" w:hAnsi="Calibri"/>
                <w:b w:val="0"/>
                <w:color w:val="000000"/>
                <w:sz w:val="19"/>
              </w:rPr>
              <w:t>Home automation unavailable; unrelated systems remain functional.</w:t>
            </w:r>
          </w:p>
        </w:tc>
      </w:tr>
      <w:tr>
        <w:trPr>
          <w:cantSplit/>
        </w:trPr>
        <w:tc>
          <w:tcPr>
            <w:tcW w:type="dxa" w:w="2088"/>
            <w:vAlign w:val="center"/>
            <w:shd w:fill="FFFFFF"/>
          </w:tcPr>
          <w:p>
            <w:pPr>
              <w:keepNext w:val="0"/>
              <w:keepLines w:val="0"/>
              <w:spacing w:after="40" w:before="40" w:line="252" w:lineRule="auto"/>
            </w:pPr>
            <w:r>
              <w:rPr>
                <w:rFonts w:ascii="Calibri" w:hAnsi="Calibri"/>
                <w:b w:val="0"/>
                <w:color w:val="000000"/>
                <w:sz w:val="19"/>
              </w:rPr>
              <w:t>Internet lost</w:t>
            </w:r>
          </w:p>
        </w:tc>
        <w:tc>
          <w:tcPr>
            <w:tcW w:type="dxa" w:w="8078"/>
            <w:vAlign w:val="center"/>
            <w:shd w:fill="FFFFFF"/>
          </w:tcPr>
          <w:p>
            <w:pPr>
              <w:keepNext w:val="0"/>
              <w:keepLines w:val="0"/>
              <w:spacing w:after="40" w:before="40" w:line="252" w:lineRule="auto"/>
            </w:pPr>
            <w:r>
              <w:rPr>
                <w:rFonts w:ascii="Calibri" w:hAnsi="Calibri"/>
                <w:b w:val="0"/>
                <w:color w:val="000000"/>
                <w:sz w:val="19"/>
              </w:rPr>
              <w:t>Local authorized Freya capabilities continue; cloud/external capabilities clearly unavailable.</w:t>
            </w:r>
          </w:p>
        </w:tc>
      </w:tr>
      <w:tr>
        <w:trPr>
          <w:cantSplit/>
        </w:trPr>
        <w:tc>
          <w:tcPr>
            <w:tcW w:type="dxa" w:w="2088"/>
            <w:vAlign w:val="center"/>
            <w:shd w:fill="F2F5F7"/>
          </w:tcPr>
          <w:p>
            <w:pPr>
              <w:keepNext w:val="0"/>
              <w:keepLines w:val="0"/>
              <w:spacing w:after="40" w:before="40" w:line="252" w:lineRule="auto"/>
            </w:pPr>
            <w:r>
              <w:rPr>
                <w:rFonts w:ascii="Calibri" w:hAnsi="Calibri"/>
                <w:b w:val="0"/>
                <w:color w:val="000000"/>
                <w:sz w:val="19"/>
              </w:rPr>
              <w:t>4090 unavailable</w:t>
            </w:r>
          </w:p>
        </w:tc>
        <w:tc>
          <w:tcPr>
            <w:tcW w:type="dxa" w:w="8078"/>
            <w:vAlign w:val="center"/>
            <w:shd w:fill="F2F5F7"/>
          </w:tcPr>
          <w:p>
            <w:pPr>
              <w:keepNext w:val="0"/>
              <w:keepLines w:val="0"/>
              <w:spacing w:after="40" w:before="40" w:line="252" w:lineRule="auto"/>
            </w:pPr>
            <w:r>
              <w:rPr>
                <w:rFonts w:ascii="Calibri" w:hAnsi="Calibri"/>
                <w:b w:val="0"/>
                <w:color w:val="000000"/>
                <w:sz w:val="19"/>
              </w:rPr>
              <w:t>Freya degrades to CPU/other eligible nodes/providers where supported.</w:t>
            </w:r>
          </w:p>
        </w:tc>
      </w:tr>
      <w:tr>
        <w:trPr>
          <w:cantSplit/>
        </w:trPr>
        <w:tc>
          <w:tcPr>
            <w:tcW w:type="dxa" w:w="2088"/>
            <w:vAlign w:val="center"/>
            <w:shd w:fill="FFFFFF"/>
          </w:tcPr>
          <w:p>
            <w:pPr>
              <w:keepNext w:val="0"/>
              <w:keepLines w:val="0"/>
              <w:spacing w:after="40" w:before="40" w:line="252" w:lineRule="auto"/>
            </w:pPr>
            <w:r>
              <w:rPr>
                <w:rFonts w:ascii="Calibri" w:hAnsi="Calibri"/>
                <w:b w:val="0"/>
                <w:color w:val="000000"/>
                <w:sz w:val="19"/>
              </w:rPr>
              <w:t>VRAM exhausted</w:t>
            </w:r>
          </w:p>
        </w:tc>
        <w:tc>
          <w:tcPr>
            <w:tcW w:type="dxa" w:w="8078"/>
            <w:vAlign w:val="center"/>
            <w:shd w:fill="FFFFFF"/>
          </w:tcPr>
          <w:p>
            <w:pPr>
              <w:keepNext w:val="0"/>
              <w:keepLines w:val="0"/>
              <w:spacing w:after="40" w:before="40" w:line="252" w:lineRule="auto"/>
            </w:pPr>
            <w:r>
              <w:rPr>
                <w:rFonts w:ascii="Calibri" w:hAnsi="Calibri"/>
                <w:b w:val="0"/>
                <w:color w:val="000000"/>
                <w:sz w:val="19"/>
              </w:rPr>
              <w:t>Resource Manager queues, unloads/drains lower-priority eligible workloads, selects fallback, or reports insufficiency.</w:t>
            </w:r>
          </w:p>
        </w:tc>
      </w:tr>
      <w:tr>
        <w:trPr>
          <w:cantSplit/>
        </w:trPr>
        <w:tc>
          <w:tcPr>
            <w:tcW w:type="dxa" w:w="2088"/>
            <w:vAlign w:val="center"/>
            <w:shd w:fill="F2F5F7"/>
          </w:tcPr>
          <w:p>
            <w:pPr>
              <w:keepNext w:val="0"/>
              <w:keepLines w:val="0"/>
              <w:spacing w:after="40" w:before="40" w:line="252" w:lineRule="auto"/>
            </w:pPr>
            <w:r>
              <w:rPr>
                <w:rFonts w:ascii="Calibri" w:hAnsi="Calibri"/>
                <w:b w:val="0"/>
                <w:color w:val="000000"/>
                <w:sz w:val="19"/>
              </w:rPr>
              <w:t>Policy engine unavailable</w:t>
            </w:r>
          </w:p>
        </w:tc>
        <w:tc>
          <w:tcPr>
            <w:tcW w:type="dxa" w:w="8078"/>
            <w:vAlign w:val="center"/>
            <w:shd w:fill="F2F5F7"/>
          </w:tcPr>
          <w:p>
            <w:pPr>
              <w:keepNext w:val="0"/>
              <w:keepLines w:val="0"/>
              <w:spacing w:after="40" w:before="40" w:line="252" w:lineRule="auto"/>
            </w:pPr>
            <w:r>
              <w:rPr>
                <w:rFonts w:ascii="Calibri" w:hAnsi="Calibri"/>
                <w:b w:val="0"/>
                <w:color w:val="000000"/>
                <w:sz w:val="19"/>
              </w:rPr>
              <w:t>New protected alpha actions fail closed; no cached allow during policy failure.</w:t>
            </w:r>
          </w:p>
        </w:tc>
      </w:tr>
      <w:tr>
        <w:trPr>
          <w:cantSplit/>
        </w:trPr>
        <w:tc>
          <w:tcPr>
            <w:tcW w:type="dxa" w:w="2088"/>
            <w:vAlign w:val="center"/>
            <w:shd w:fill="FFFFFF"/>
          </w:tcPr>
          <w:p>
            <w:pPr>
              <w:keepNext w:val="0"/>
              <w:keepLines w:val="0"/>
              <w:spacing w:after="40" w:before="40" w:line="252" w:lineRule="auto"/>
            </w:pPr>
            <w:r>
              <w:rPr>
                <w:rFonts w:ascii="Calibri" w:hAnsi="Calibri"/>
                <w:b w:val="0"/>
                <w:color w:val="000000"/>
                <w:sz w:val="19"/>
              </w:rPr>
              <w:t>Secrets provider unavailable</w:t>
            </w:r>
          </w:p>
        </w:tc>
        <w:tc>
          <w:tcPr>
            <w:tcW w:type="dxa" w:w="8078"/>
            <w:vAlign w:val="center"/>
            <w:shd w:fill="FFFFFF"/>
          </w:tcPr>
          <w:p>
            <w:pPr>
              <w:keepNext w:val="0"/>
              <w:keepLines w:val="0"/>
              <w:spacing w:after="40" w:before="40" w:line="252" w:lineRule="auto"/>
            </w:pPr>
            <w:r>
              <w:rPr>
                <w:rFonts w:ascii="Calibri" w:hAnsi="Calibri"/>
                <w:b w:val="0"/>
                <w:color w:val="000000"/>
                <w:sz w:val="19"/>
              </w:rPr>
              <w:t>Capabilities requiring unavailable secrets fail explicitly; secrets are not substituted from insecure plaintext fallback.</w:t>
            </w:r>
          </w:p>
        </w:tc>
      </w:tr>
      <w:tr>
        <w:trPr>
          <w:cantSplit/>
        </w:trPr>
        <w:tc>
          <w:tcPr>
            <w:tcW w:type="dxa" w:w="2088"/>
            <w:vAlign w:val="center"/>
            <w:shd w:fill="F2F5F7"/>
          </w:tcPr>
          <w:p>
            <w:pPr>
              <w:keepNext w:val="0"/>
              <w:keepLines w:val="0"/>
              <w:spacing w:after="40" w:before="40" w:line="252" w:lineRule="auto"/>
            </w:pPr>
            <w:r>
              <w:rPr>
                <w:rFonts w:ascii="Calibri" w:hAnsi="Calibri"/>
                <w:b w:val="0"/>
                <w:color w:val="000000"/>
                <w:sz w:val="19"/>
              </w:rPr>
              <w:t>Node lost mid-workflow</w:t>
            </w:r>
          </w:p>
        </w:tc>
        <w:tc>
          <w:tcPr>
            <w:tcW w:type="dxa" w:w="8078"/>
            <w:vAlign w:val="center"/>
            <w:shd w:fill="F2F5F7"/>
          </w:tcPr>
          <w:p>
            <w:pPr>
              <w:keepNext w:val="0"/>
              <w:keepLines w:val="0"/>
              <w:spacing w:after="40" w:before="40" w:line="252" w:lineRule="auto"/>
            </w:pPr>
            <w:r>
              <w:rPr>
                <w:rFonts w:ascii="Calibri" w:hAnsi="Calibri"/>
                <w:b w:val="0"/>
                <w:color w:val="000000"/>
                <w:sz w:val="19"/>
              </w:rPr>
              <w:t>Recover journal and reconcile dispatched operations; unknown effects are not automatically repeated.</w:t>
            </w:r>
          </w:p>
        </w:tc>
      </w:tr>
      <w:tr>
        <w:trPr>
          <w:cantSplit/>
        </w:trPr>
        <w:tc>
          <w:tcPr>
            <w:tcW w:type="dxa" w:w="2088"/>
            <w:vAlign w:val="center"/>
            <w:shd w:fill="FFFFFF"/>
          </w:tcPr>
          <w:p>
            <w:pPr>
              <w:keepNext w:val="0"/>
              <w:keepLines w:val="0"/>
              <w:spacing w:after="40" w:before="40" w:line="252" w:lineRule="auto"/>
            </w:pPr>
            <w:r>
              <w:rPr>
                <w:rFonts w:ascii="Calibri" w:hAnsi="Calibri"/>
                <w:b w:val="0"/>
                <w:color w:val="000000"/>
                <w:sz w:val="19"/>
              </w:rPr>
              <w:t>GUI compromised</w:t>
            </w:r>
          </w:p>
        </w:tc>
        <w:tc>
          <w:tcPr>
            <w:tcW w:type="dxa" w:w="8078"/>
            <w:vAlign w:val="center"/>
            <w:shd w:fill="FFFFFF"/>
          </w:tcPr>
          <w:p>
            <w:pPr>
              <w:keepNext w:val="0"/>
              <w:keepLines w:val="0"/>
              <w:spacing w:after="40" w:before="40" w:line="252" w:lineRule="auto"/>
            </w:pPr>
            <w:r>
              <w:rPr>
                <w:rFonts w:ascii="Calibri" w:hAnsi="Calibri"/>
                <w:b w:val="0"/>
                <w:color w:val="000000"/>
                <w:sz w:val="19"/>
              </w:rPr>
              <w:t>Client cannot exceed authenticated user/client/capability authority.</w:t>
            </w:r>
          </w:p>
        </w:tc>
      </w:tr>
      <w:tr>
        <w:trPr>
          <w:cantSplit/>
        </w:trPr>
        <w:tc>
          <w:tcPr>
            <w:tcW w:type="dxa" w:w="2088"/>
            <w:vAlign w:val="center"/>
            <w:shd w:fill="F2F5F7"/>
          </w:tcPr>
          <w:p>
            <w:pPr>
              <w:keepNext w:val="0"/>
              <w:keepLines w:val="0"/>
              <w:spacing w:after="40" w:before="40" w:line="252" w:lineRule="auto"/>
            </w:pPr>
            <w:r>
              <w:rPr>
                <w:rFonts w:ascii="Calibri" w:hAnsi="Calibri"/>
                <w:b w:val="0"/>
                <w:color w:val="000000"/>
                <w:sz w:val="19"/>
              </w:rPr>
              <w:t>Federated peer compromised</w:t>
            </w:r>
          </w:p>
        </w:tc>
        <w:tc>
          <w:tcPr>
            <w:tcW w:type="dxa" w:w="8078"/>
            <w:vAlign w:val="center"/>
            <w:shd w:fill="F2F5F7"/>
          </w:tcPr>
          <w:p>
            <w:pPr>
              <w:keepNext w:val="0"/>
              <w:keepLines w:val="0"/>
              <w:spacing w:after="40" w:before="40" w:line="252" w:lineRule="auto"/>
            </w:pPr>
            <w:r>
              <w:rPr>
                <w:rFonts w:ascii="Calibri" w:hAnsi="Calibri"/>
                <w:b w:val="0"/>
                <w:color w:val="000000"/>
                <w:sz w:val="19"/>
              </w:rPr>
              <w:t>Compromise is bounded by explicit federation trust/permissions and does not grant administrative sovereignty.</w:t>
            </w:r>
          </w:p>
        </w:tc>
      </w:tr>
      <w:tr>
        <w:trPr>
          <w:cantSplit/>
        </w:trPr>
        <w:tc>
          <w:tcPr>
            <w:tcW w:type="dxa" w:w="2088"/>
            <w:vAlign w:val="center"/>
            <w:shd w:fill="FFFFFF"/>
          </w:tcPr>
          <w:p>
            <w:pPr>
              <w:keepNext w:val="0"/>
              <w:keepLines w:val="0"/>
              <w:spacing w:after="40" w:before="40" w:line="252" w:lineRule="auto"/>
            </w:pPr>
            <w:r>
              <w:rPr>
                <w:rFonts w:ascii="Calibri" w:hAnsi="Calibri"/>
                <w:b w:val="0"/>
                <w:color w:val="000000"/>
                <w:sz w:val="19"/>
              </w:rPr>
              <w:t>Extension upgrade fails</w:t>
            </w:r>
          </w:p>
        </w:tc>
        <w:tc>
          <w:tcPr>
            <w:tcW w:type="dxa" w:w="8078"/>
            <w:vAlign w:val="center"/>
            <w:shd w:fill="FFFFFF"/>
          </w:tcPr>
          <w:p>
            <w:pPr>
              <w:keepNext w:val="0"/>
              <w:keepLines w:val="0"/>
              <w:spacing w:after="40" w:before="40" w:line="252" w:lineRule="auto"/>
            </w:pPr>
            <w:r>
              <w:rPr>
                <w:rFonts w:ascii="Calibri" w:hAnsi="Calibri"/>
                <w:b w:val="0"/>
                <w:color w:val="000000"/>
                <w:sz w:val="19"/>
              </w:rPr>
              <w:t>Rollback or disable extension; unrelated Core remains functional.</w:t>
            </w:r>
          </w:p>
        </w:tc>
      </w:tr>
      <w:tr>
        <w:trPr>
          <w:cantSplit/>
        </w:trPr>
        <w:tc>
          <w:tcPr>
            <w:tcW w:type="dxa" w:w="2088"/>
            <w:vAlign w:val="center"/>
            <w:shd w:fill="F2F5F7"/>
          </w:tcPr>
          <w:p>
            <w:pPr>
              <w:keepNext w:val="0"/>
              <w:keepLines w:val="0"/>
              <w:spacing w:after="40" w:before="40" w:line="252" w:lineRule="auto"/>
            </w:pPr>
            <w:r>
              <w:rPr>
                <w:rFonts w:ascii="Calibri" w:hAnsi="Calibri"/>
                <w:b w:val="0"/>
                <w:color w:val="000000"/>
                <w:sz w:val="19"/>
              </w:rPr>
              <w:t>Generated code malicious</w:t>
            </w:r>
          </w:p>
        </w:tc>
        <w:tc>
          <w:tcPr>
            <w:tcW w:type="dxa" w:w="8078"/>
            <w:vAlign w:val="center"/>
            <w:shd w:fill="F2F5F7"/>
          </w:tcPr>
          <w:p>
            <w:pPr>
              <w:keepNext w:val="0"/>
              <w:keepLines w:val="0"/>
              <w:spacing w:after="40" w:before="40" w:line="252" w:lineRule="auto"/>
            </w:pPr>
            <w:r>
              <w:rPr>
                <w:rFonts w:ascii="Calibri" w:hAnsi="Calibri"/>
                <w:b w:val="0"/>
                <w:color w:val="000000"/>
                <w:sz w:val="19"/>
              </w:rPr>
              <w:t>Execution remains inside assigned sandbox/VM and cannot access undeclared host resources.</w:t>
            </w:r>
          </w:p>
        </w:tc>
      </w:tr>
    </w:tbl>
    <w:p>
      <w:pPr>
        <w:widowControl/>
      </w:pPr>
    </w:p>
    <w:p>
      <w:pPr>
        <w:keepLines/>
        <w:widowControl/>
      </w:pPr>
      <w:r>
        <w:rPr>
          <w:b/>
        </w:rPr>
        <w:t>TEST-001 — MUST:</w:t>
      </w:r>
      <w:r>
        <w:t xml:space="preserve"> Automate provider/capability/security contract tests before Foundation v1 is considered stable.</w:t>
      </w:r>
    </w:p>
    <w:p>
      <w:pPr>
        <w:keepLines/>
        <w:widowControl/>
      </w:pPr>
      <w:r>
        <w:rPr>
          <w:b/>
        </w:rPr>
        <w:t>TEST-002 — MUST:</w:t>
      </w:r>
      <w:r>
        <w:t xml:space="preserve"> Include permission revocation during active tasks, corrupted task state, node disconnect, GPU loss, and extension misbehavior in failure testing.</w:t>
      </w:r>
    </w:p>
    <w:p>
      <w:pPr>
        <w:keepLines/>
        <w:widowControl/>
      </w:pPr>
      <w:r>
        <w:rPr>
          <w:b/>
        </w:rPr>
        <w:t>TEST-003 — SHOULD:</w:t>
      </w:r>
      <w:r>
        <w:t xml:space="preserve"> Maintain benchmark/regression suites that allow provider/model upgrades to be compared and rolled back.</w:t>
      </w:r>
    </w:p>
    <w:p>
      <w:pPr>
        <w:pStyle w:val="Heading2"/>
        <w:keepNext/>
        <w:widowControl/>
      </w:pPr>
      <w:r>
        <w:rPr>
          <w:color w:val="000000"/>
        </w:rPr>
        <w:t>19.1 Required adversarial acceptance cases</w:t>
      </w:r>
    </w:p>
    <w:p>
      <w:pPr>
        <w:keepLines/>
        <w:widowControl/>
      </w:pPr>
      <w:r>
        <w:rPr>
          <w:b/>
        </w:rPr>
        <w:t>TEST-004 — MUST:</w:t>
      </w:r>
      <w:r>
        <w:t xml:space="preserve"> Tests bind an approval to one target then mutate arguments, replace a filesystem target, replay a binding, revoke permission between resolution/dispatch, and restart with persisted grants. Every case must deny or safely reauthorize without performing an unauthorized effect.</w:t>
      </w:r>
    </w:p>
    <w:p>
      <w:pPr>
        <w:keepLines/>
        <w:widowControl/>
      </w:pPr>
      <w:r>
        <w:rPr>
          <w:b/>
        </w:rPr>
        <w:t>TEST-005 — MUST:</w:t>
      </w:r>
      <w:r>
        <w:t xml:space="preserve"> Under two concurrent users, test ingestion, retrieval, reranking, response/prompt caches, model sessions, batching, exports, subscriptions, replay, and restore. No protected cross-user content or identifiers may be returned outside authorized shared scope.</w:t>
      </w:r>
    </w:p>
    <w:p>
      <w:pPr>
        <w:keepLines/>
        <w:widowControl/>
      </w:pPr>
      <w:r>
        <w:rPr>
          <w:b/>
        </w:rPr>
        <w:t>TEST-006 — MUST:</w:t>
      </w:r>
      <w:r>
        <w:t xml:space="preserve"> Malicious documents and tool outputs must not mint approvals, widen scope, activate skills, or silently overwrite explicit facts. Test guest attempts to read Core files/credentials, reach administrative endpoints, escape mounts, and use undeclared egress. Untrusted execution remains disabled if containment tests fail.</w:t>
      </w:r>
    </w:p>
    <w:p>
      <w:pPr>
        <w:keepLines/>
        <w:widowControl/>
      </w:pPr>
      <w:r>
        <w:rPr>
          <w:b/>
        </w:rPr>
        <w:t>TEST-007 — MUST:</w:t>
      </w:r>
      <w:r>
        <w:t xml:space="preserve"> Inject a crash after an external effect but before acknowledgement and after each journal transition. Reconcile to one known effect or unknown-outcome; never duplicate a non-idempotent action automatically. Test cancellation during dispatch and action execution.</w:t>
      </w:r>
    </w:p>
    <w:p>
      <w:pPr>
        <w:keepLines/>
        <w:widowControl/>
      </w:pPr>
      <w:r>
        <w:rPr>
          <w:b/>
        </w:rPr>
        <w:t>TEST-008 — MUST:</w:t>
      </w:r>
      <w:r>
        <w:t xml:space="preserve"> Race two loaders for one resource pool, vary external GPU usage, crash a load owner, and remove a draining provider. Reservations must not be double-issued; leaked allocation is reconciled before capacity is reused.</w:t>
      </w:r>
    </w:p>
    <w:p>
      <w:pPr>
        <w:keepLines/>
        <w:widowControl/>
      </w:pPr>
      <w:r>
        <w:rPr>
          <w:b/>
        </w:rPr>
        <w:t>TEST-009 — MUST:</w:t>
      </w:r>
      <w:r>
        <w:t xml:space="preserve"> Fill audit/data disks, corrupt task state, fail an upgrade after migration, restore with tombstones, expire sessions during event replay, and send hostile browser requests. Verify fail-closed effects, quarantined corruption, compatible rollback/restore, and no deleted-content resurrection.</w:t>
      </w:r>
    </w:p>
    <w:p>
      <w:pPr>
        <w:keepLines/>
        <w:widowControl/>
      </w:pPr>
      <w:r>
        <w:rPr>
          <w:b/>
        </w:rPr>
        <w:t>TEST-010 — MUST:</w:t>
      </w:r>
      <w:r>
        <w:t xml:space="preserve"> Before distributed or physical features are enabled, test stale ownership generations, delayed messages, clock uncertainty, partitioned workers, loss of acknowledgement, and actuator stop verification. Alpha documents these scenarios but does not claim they have passed without the applicable implementation.</w:t>
      </w:r>
    </w:p>
    <w:p>
      <w:pPr>
        <w:keepLines/>
        <w:widowControl/>
      </w:pPr>
      <w:r>
        <w:rPr>
          <w:b/>
        </w:rPr>
        <w:t>TEST-011 — MUST:</w:t>
      </w:r>
      <w:r>
        <w:t xml:space="preserve"> Restore a backup taken before a completed consequential action, a permission revocation, and a deletion. Verify that the action is not duplicated, the revoked session or grant is not reinstated, the deleted content is not served, and an older surviving control-plane instance cannot continue issuing accepted assignments. Unknown external effects remain blocked for reconciliation.</w:t>
      </w:r>
    </w:p>
    <w:p>
      <w:pPr>
        <w:keepLines/>
        <w:widowControl/>
        <w:rPr>
          <w:ins w:id="9035" w:author="Claude" w:date="2026-10-07T12:00:00Z"/>
        </w:rPr>
      </w:pPr>
      <w:ins w:id="9036" w:author="Claude" w:date="2026-10-07T12:00:00Z">
        <w:r>
          <w:rPr>
            <w:b/>
          </w:rPr>
          <w:t xml:space="preserve">NEW-L — MUST:</w:t>
        </w:r>
        <w:r>
          <w:t xml:space="preserve"> Test approval spoofing from workload, guest, and out-of-scope client sessions; argument change and replay after approval; exfiltration through URL path, query string, DNS name, search query, and model escalation after untrusted ingestion; agent-runtime attempts at direct file, shell, network, and model access; agent and guest writes to each protected target class through paths, links, and junctions; guest broker calls outside the enumerated set and over budget; a host port scan from the guest; recorded-audio injection through an ambient-input client; startup with network access blocked and with a tampered artifact; a changed MCP tool definition; status access after session rotation; and restore after host loss, both with the authority ledger and with an older instance still holding external credentials. None of these tests has been executed.</w:t>
        </w:r>
      </w:ins>
    </w:p>
    <w:p>
      <w:pPr>
        <w:widowControl/>
      </w:pPr>
      <w:r>
        <w:rPr>
          <w:rFonts w:ascii="Calibri" w:hAnsi="Calibri"/>
          <w:color w:val="000000"/>
        </w:rPr>
        <w:t>Acceptance status: all tests in this section are required implementation deliverables. None is reported as executed or passed. Distributed and physical-feature tests remain deferred until their implementations exist; enabled paths must pass their applicable gates before release.</w:t>
      </w:r>
    </w:p>
    <w:p>
      <w:bookmarkStart w:id="119" w:name="section_20"/>
      <w:pPr>
        <w:pStyle w:val="Heading1"/>
        <w:keepNext/>
        <w:widowControl/>
      </w:pPr>
      <w:r>
        <w:rPr>
          <w:color w:val="000000"/>
        </w:rPr>
        <w:t>20. Foundation v1 Implementation Boundary</w:t>
      </w:r>
      <w:bookmarkEnd w:id="119"/>
    </w:p>
    <w:p>
      <w:pPr>
        <w:widowControl/>
      </w:pPr>
      <w:r>
        <w:rPr>
          <w:rFonts w:ascii="Calibri" w:hAnsi="Calibri"/>
          <w:color w:val="000000"/>
        </w:rPr>
        <w:t>Foundation v1 should implement the minimum coherent control plane on the current workstation while preserving future contracts.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4968"/>
        <w:gridCol w:w="5198"/>
      </w:tblGrid>
      <w:tr>
        <w:trPr>
          <w:tblHeader w:val="true"/>
          <w:cantSplit/>
          <w:tblHeader/>
        </w:trPr>
        <w:tc>
          <w:tcPr>
            <w:tcW w:type="dxa" w:w="4968"/>
            <w:vAlign w:val="center"/>
            <w:shd w:fill="243746"/>
          </w:tcPr>
          <w:p>
            <w:pPr>
              <w:keepNext w:val="0"/>
              <w:keepLines w:val="0"/>
              <w:spacing w:after="40" w:before="40" w:line="252" w:lineRule="auto"/>
            </w:pPr>
            <w:r>
              <w:rPr>
                <w:rFonts w:ascii="Calibri" w:hAnsi="Calibri"/>
                <w:b/>
                <w:color w:val="FFFFFF"/>
                <w:sz w:val="19"/>
              </w:rPr>
              <w:t>Implement now</w:t>
            </w:r>
          </w:p>
        </w:tc>
        <w:tc>
          <w:tcPr>
            <w:tcW w:type="dxa" w:w="5198"/>
            <w:vAlign w:val="center"/>
            <w:shd w:fill="243746"/>
          </w:tcPr>
          <w:p>
            <w:pPr>
              <w:keepNext w:val="0"/>
              <w:keepLines w:val="0"/>
              <w:spacing w:after="40" w:before="40" w:line="252" w:lineRule="auto"/>
            </w:pPr>
            <w:r>
              <w:rPr>
                <w:rFonts w:ascii="Calibri" w:hAnsi="Calibri"/>
                <w:b/>
                <w:color w:val="FFFFFF"/>
                <w:sz w:val="19"/>
              </w:rPr>
              <w:t>Define contract now / integrate later</w:t>
            </w:r>
          </w:p>
        </w:tc>
      </w:tr>
      <w:tr>
        <w:trPr>
          <w:cantSplit/>
        </w:trPr>
        <w:tc>
          <w:tcPr>
            <w:tcW w:type="dxa" w:w="4968"/>
            <w:vAlign w:val="center"/>
            <w:shd w:fill="FFFFFF"/>
          </w:tcPr>
          <w:p>
            <w:pPr>
              <w:keepNext w:val="0"/>
              <w:keepLines w:val="0"/>
              <w:spacing w:after="40" w:before="40" w:line="252" w:lineRule="auto"/>
            </w:pPr>
            <w:r>
              <w:rPr>
                <w:rFonts w:ascii="Calibri" w:hAnsi="Calibri"/>
                <w:b w:val="0"/>
                <w:color w:val="000000"/>
                <w:sz w:val="19"/>
              </w:rPr>
              <w:t>ProviderRegistry + ProviderDefinition/health/lifecycle</w:t>
            </w:r>
          </w:p>
        </w:tc>
        <w:tc>
          <w:tcPr>
            <w:tcW w:type="dxa" w:w="5198"/>
            <w:vAlign w:val="center"/>
            <w:shd w:fill="FFFFFF"/>
          </w:tcPr>
          <w:p>
            <w:pPr>
              <w:keepNext w:val="0"/>
              <w:keepLines w:val="0"/>
              <w:spacing w:after="40" w:before="40" w:line="252" w:lineRule="auto"/>
            </w:pPr>
            <w:r>
              <w:rPr>
                <w:rFonts w:ascii="Calibri" w:hAnsi="Calibri"/>
                <w:b w:val="0"/>
                <w:color w:val="000000"/>
                <w:sz w:val="19"/>
              </w:rPr>
              <w:t>SPIFFE/SPIRE workload identity</w:t>
            </w:r>
          </w:p>
        </w:tc>
      </w:tr>
      <w:tr>
        <w:trPr>
          <w:cantSplit/>
        </w:trPr>
        <w:tc>
          <w:tcPr>
            <w:tcW w:type="dxa" w:w="4968"/>
            <w:vAlign w:val="center"/>
            <w:shd w:fill="F2F5F7"/>
          </w:tcPr>
          <w:p>
            <w:pPr>
              <w:keepNext w:val="0"/>
              <w:keepLines w:val="0"/>
              <w:spacing w:after="40" w:before="40" w:line="252" w:lineRule="auto"/>
            </w:pPr>
            <w:r>
              <w:rPr>
                <w:rFonts w:ascii="Calibri" w:hAnsi="Calibri"/>
                <w:b w:val="0"/>
                <w:color w:val="000000"/>
                <w:sz w:val="19"/>
              </w:rPr>
              <w:t>CapabilityRegistry + CapabilityBroker</w:t>
            </w:r>
          </w:p>
        </w:tc>
        <w:tc>
          <w:tcPr>
            <w:tcW w:type="dxa" w:w="5198"/>
            <w:vAlign w:val="center"/>
            <w:shd w:fill="F2F5F7"/>
          </w:tcPr>
          <w:p>
            <w:pPr>
              <w:keepNext w:val="0"/>
              <w:keepLines w:val="0"/>
              <w:spacing w:after="40" w:before="40" w:line="252" w:lineRule="auto"/>
            </w:pPr>
            <w:r>
              <w:rPr>
                <w:rFonts w:ascii="Calibri" w:hAnsi="Calibri"/>
                <w:b w:val="0"/>
                <w:color w:val="000000"/>
                <w:sz w:val="19"/>
              </w:rPr>
              <w:t>OPA PolicyEngineProvider</w:t>
            </w:r>
          </w:p>
        </w:tc>
      </w:tr>
      <w:tr>
        <w:trPr>
          <w:cantSplit/>
        </w:trPr>
        <w:tc>
          <w:tcPr>
            <w:tcW w:type="dxa" w:w="4968"/>
            <w:vAlign w:val="center"/>
            <w:shd w:fill="FFFFFF"/>
          </w:tcPr>
          <w:p>
            <w:pPr>
              <w:keepNext w:val="0"/>
              <w:keepLines w:val="0"/>
              <w:spacing w:after="40" w:before="40" w:line="252" w:lineRule="auto"/>
            </w:pPr>
            <w:r>
              <w:rPr>
                <w:rFonts w:ascii="Calibri" w:hAnsi="Calibri"/>
                <w:b w:val="0"/>
                <w:color w:val="000000"/>
                <w:sz w:val="19"/>
              </w:rPr>
              <w:t>Dedicated service identity, two-user model, deterministic policy and revocation</w:t>
            </w:r>
          </w:p>
        </w:tc>
        <w:tc>
          <w:tcPr>
            <w:tcW w:type="dxa" w:w="5198"/>
            <w:vAlign w:val="center"/>
            <w:shd w:fill="FFFFFF"/>
          </w:tcPr>
          <w:p>
            <w:pPr>
              <w:keepNext w:val="0"/>
              <w:keepLines w:val="0"/>
              <w:spacing w:after="40" w:before="40" w:line="252" w:lineRule="auto"/>
            </w:pPr>
            <w:r>
              <w:rPr>
                <w:rFonts w:ascii="Calibri" w:hAnsi="Calibri"/>
                <w:b w:val="0"/>
                <w:color w:val="000000"/>
                <w:sz w:val="19"/>
              </w:rPr>
              <w:t>OpenBao secrets/PKI</w:t>
            </w:r>
          </w:p>
        </w:tc>
      </w:tr>
      <w:tr>
        <w:trPr>
          <w:cantSplit/>
        </w:trPr>
        <w:tc>
          <w:tcPr>
            <w:tcW w:type="dxa" w:w="4968"/>
            <w:vAlign w:val="center"/>
            <w:shd w:fill="F2F5F7"/>
          </w:tcPr>
          <w:p>
            <w:pPr>
              <w:keepNext w:val="0"/>
              <w:keepLines w:val="0"/>
              <w:spacing w:after="40" w:before="40" w:line="252" w:lineRule="auto"/>
            </w:pPr>
            <w:r>
              <w:rPr>
                <w:rFonts w:ascii="Calibri" w:hAnsi="Calibri"/>
                <w:b w:val="0"/>
                <w:color w:val="000000"/>
                <w:sz w:val="19"/>
              </w:rPr>
              <w:t>Durable audit admission and event model</w:t>
            </w:r>
          </w:p>
        </w:tc>
        <w:tc>
          <w:tcPr>
            <w:tcW w:type="dxa" w:w="5198"/>
            <w:vAlign w:val="center"/>
            <w:shd w:fill="F2F5F7"/>
          </w:tcPr>
          <w:p>
            <w:pPr>
              <w:keepNext w:val="0"/>
              <w:keepLines w:val="0"/>
              <w:spacing w:after="40" w:before="40" w:line="252" w:lineRule="auto"/>
            </w:pPr>
            <w:r>
              <w:rPr>
                <w:rFonts w:ascii="Calibri" w:hAnsi="Calibri"/>
                <w:b w:val="0"/>
                <w:color w:val="000000"/>
                <w:sz w:val="19"/>
              </w:rPr>
              <w:t>NATS distributed messaging</w:t>
            </w:r>
          </w:p>
        </w:tc>
      </w:tr>
      <w:tr>
        <w:trPr>
          <w:cantSplit/>
        </w:trPr>
        <w:tc>
          <w:tcPr>
            <w:tcW w:type="dxa" w:w="4968"/>
            <w:vAlign w:val="center"/>
            <w:shd w:fill="FFFFFF"/>
          </w:tcPr>
          <w:p>
            <w:pPr>
              <w:keepNext w:val="0"/>
              <w:keepLines w:val="0"/>
              <w:spacing w:after="40" w:before="40" w:line="252" w:lineRule="auto"/>
            </w:pPr>
            <w:r>
              <w:rPr>
                <w:rFonts w:ascii="Calibri" w:hAnsi="Calibri"/>
                <w:b w:val="0"/>
                <w:color w:val="000000"/>
                <w:sz w:val="19"/>
              </w:rPr>
              <w:t>Trusted LocalExecutionProvider; isolated code execution gated separately</w:t>
            </w:r>
          </w:p>
        </w:tc>
        <w:tc>
          <w:tcPr>
            <w:tcW w:type="dxa" w:w="5198"/>
            <w:vAlign w:val="center"/>
            <w:shd w:fill="FFFFFF"/>
          </w:tcPr>
          <w:p>
            <w:pPr>
              <w:keepNext w:val="0"/>
              <w:keepLines w:val="0"/>
              <w:spacing w:after="40" w:before="40" w:line="252" w:lineRule="auto"/>
            </w:pPr>
            <w:r>
              <w:rPr>
                <w:rFonts w:ascii="Calibri" w:hAnsi="Calibri"/>
                <w:b w:val="0"/>
                <w:color w:val="000000"/>
                <w:sz w:val="19"/>
              </w:rPr>
              <w:t>Temporal durable workflows</w:t>
            </w:r>
          </w:p>
        </w:tc>
      </w:tr>
      <w:tr>
        <w:trPr>
          <w:cantSplit/>
          <w:ins w:id="9042" w:author="Claude" w:date="2026-10-07T12:00:00Z"/>
        </w:trPr>
        <w:tc>
          <w:tcPr>
            <w:tcW w:type="dxa" w:w="4968"/>
            <w:vAlign w:val="center"/>
            <w:shd w:fill="FFFFFF"/>
          </w:tcPr>
          <w:p>
            <w:pPr>
              <w:keepNext w:val="0"/>
              <w:keepLines w:val="0"/>
              <w:spacing w:after="40" w:before="40" w:line="252" w:lineRule="auto"/>
              <w:rPr>
                <w:ins w:id="9038" w:author="Claude" w:date="2026-10-07T12:00:00Z"/>
              </w:rPr>
            </w:pPr>
            <w:ins w:id="9039" w:author="Claude" w:date="2026-10-07T12:00:00Z">
              <w:r>
                <w:rPr>
                  <w:rFonts w:ascii="Calibri" w:hAnsi="Calibri"/>
                  <w:b w:val="0"/>
                  <w:color w:val="000000"/>
                  <w:sz w:val="19"/>
                </w:rPr>
                <w:t xml:space="preserve">Contained first-party agent runtime (NEW-C) and approval service (NEW-A)</w:t>
              </w:r>
            </w:ins>
          </w:p>
        </w:tc>
        <w:tc>
          <w:tcPr>
            <w:tcW w:type="dxa" w:w="5198"/>
            <w:vAlign w:val="center"/>
            <w:shd w:fill="FFFFFF"/>
          </w:tcPr>
          <w:p>
            <w:pPr>
              <w:keepNext w:val="0"/>
              <w:keepLines w:val="0"/>
              <w:spacing w:after="40" w:before="40" w:line="252" w:lineRule="auto"/>
              <w:rPr>
                <w:ins w:id="9040" w:author="Claude" w:date="2026-10-07T12:00:00Z"/>
              </w:rPr>
            </w:pPr>
            <w:ins w:id="9041" w:author="Claude" w:date="2026-10-07T12:00:00Z">
              <w:r>
                <w:rPr>
                  <w:rFonts w:ascii="Calibri" w:hAnsi="Calibri"/>
                  <w:b w:val="0"/>
                  <w:color w:val="000000"/>
                  <w:sz w:val="19"/>
                </w:rPr>
                <w:t xml:space="preserve">Third-party agent runtimes, e.g. Hermes, Agent Zero, admitted under NEW-C</w:t>
              </w:r>
            </w:ins>
          </w:p>
        </w:tc>
      </w:tr>
      <w:tr>
        <w:trPr>
          <w:cantSplit/>
        </w:trPr>
        <w:tc>
          <w:tcPr>
            <w:tcW w:type="dxa" w:w="4968"/>
            <w:vAlign w:val="center"/>
            <w:shd w:fill="F2F5F7"/>
          </w:tcPr>
          <w:p>
            <w:pPr>
              <w:keepNext w:val="0"/>
              <w:keepLines w:val="0"/>
              <w:spacing w:after="40" w:before="40" w:line="252" w:lineRule="auto"/>
            </w:pPr>
            <w:r>
              <w:rPr>
                <w:rFonts w:ascii="Calibri" w:hAnsi="Calibri"/>
                <w:b w:val="0"/>
                <w:color w:val="000000"/>
                <w:sz w:val="19"/>
              </w:rPr>
              <w:t>Ollama ModelRuntimeProvider</w:t>
            </w:r>
          </w:p>
        </w:tc>
        <w:tc>
          <w:tcPr>
            <w:tcW w:type="dxa" w:w="5198"/>
            <w:vAlign w:val="center"/>
            <w:shd w:fill="F2F5F7"/>
          </w:tcPr>
          <w:p>
            <w:pPr>
              <w:keepNext w:val="0"/>
              <w:keepLines w:val="0"/>
              <w:spacing w:after="40" w:before="40" w:line="252" w:lineRule="auto"/>
            </w:pPr>
            <w:r>
              <w:rPr>
                <w:rFonts w:ascii="Calibri" w:hAnsi="Calibri"/>
                <w:b w:val="0"/>
                <w:color w:val="000000"/>
                <w:sz w:val="19"/>
              </w:rPr>
              <w:t>Ray/Maze/Dynamo distributed execution/inference</w:t>
            </w:r>
          </w:p>
        </w:tc>
      </w:tr>
      <w:tr>
        <w:trPr>
          <w:cantSplit/>
        </w:trPr>
        <w:tc>
          <w:tcPr>
            <w:tcW w:type="dxa" w:w="4968"/>
            <w:vAlign w:val="center"/>
            <w:shd w:fill="FFFFFF"/>
          </w:tcPr>
          <w:p>
            <w:pPr>
              <w:keepNext w:val="0"/>
              <w:keepLines w:val="0"/>
              <w:spacing w:after="40" w:before="40" w:line="252" w:lineRule="auto"/>
            </w:pPr>
            <w:r>
              <w:rPr>
                <w:rFonts w:ascii="Calibri" w:hAnsi="Calibri"/>
                <w:b w:val="0"/>
                <w:color w:val="000000"/>
                <w:sz w:val="19"/>
              </w:rPr>
              <w:t>Atomic Resource Manager reservations + RTX 4090 observations</w:t>
            </w:r>
          </w:p>
        </w:tc>
        <w:tc>
          <w:tcPr>
            <w:tcW w:type="dxa" w:w="5198"/>
            <w:vAlign w:val="center"/>
            <w:shd w:fill="FFFFFF"/>
          </w:tcPr>
          <w:p>
            <w:pPr>
              <w:keepNext w:val="0"/>
              <w:keepLines w:val="0"/>
              <w:spacing w:after="40" w:before="40" w:line="252" w:lineRule="auto"/>
            </w:pPr>
            <w:r>
              <w:rPr>
                <w:rFonts w:ascii="Calibri" w:hAnsi="Calibri"/>
                <w:b w:val="0"/>
                <w:color w:val="000000"/>
                <w:sz w:val="19"/>
              </w:rPr>
              <w:t>K3s Linux rack</w:t>
            </w:r>
          </w:p>
        </w:tc>
      </w:tr>
      <w:tr>
        <w:trPr>
          <w:cantSplit/>
        </w:trPr>
        <w:tc>
          <w:tcPr>
            <w:tcW w:type="dxa" w:w="4968"/>
            <w:vAlign w:val="center"/>
            <w:shd w:fill="F2F5F7"/>
          </w:tcPr>
          <w:p>
            <w:pPr>
              <w:keepNext w:val="0"/>
              <w:keepLines w:val="0"/>
              <w:spacing w:after="40" w:before="40" w:line="252" w:lineRule="auto"/>
            </w:pPr>
            <w:r>
              <w:rPr>
                <w:rFonts w:ascii="Calibri" w:hAnsi="Calibri"/>
                <w:b w:val="0"/>
                <w:color w:val="000000"/>
                <w:sz w:val="19"/>
              </w:rPr>
              <w:t>Model catalog metadata sufficient for local models</w:t>
            </w:r>
          </w:p>
        </w:tc>
        <w:tc>
          <w:tcPr>
            <w:tcW w:type="dxa" w:w="5198"/>
            <w:vAlign w:val="center"/>
            <w:shd w:fill="F2F5F7"/>
          </w:tcPr>
          <w:p>
            <w:pPr>
              <w:keepNext w:val="0"/>
              <w:keepLines w:val="0"/>
              <w:spacing w:after="40" w:before="40" w:line="252" w:lineRule="auto"/>
            </w:pPr>
            <w:r>
              <w:rPr>
                <w:rFonts w:ascii="Calibri" w:hAnsi="Calibri"/>
                <w:b w:val="0"/>
                <w:color w:val="000000"/>
                <w:sz w:val="19"/>
              </w:rPr>
              <w:t>MLflow registry overlay</w:t>
            </w:r>
          </w:p>
        </w:tc>
      </w:tr>
      <w:tr>
        <w:trPr>
          <w:cantSplit/>
        </w:trPr>
        <w:tc>
          <w:tcPr>
            <w:tcW w:type="dxa" w:w="4968"/>
            <w:vAlign w:val="center"/>
            <w:shd w:fill="FFFFFF"/>
          </w:tcPr>
          <w:p>
            <w:pPr>
              <w:keepNext w:val="0"/>
              <w:keepLines w:val="0"/>
              <w:spacing w:after="40" w:before="40" w:line="252" w:lineRule="auto"/>
            </w:pPr>
            <w:r>
              <w:rPr>
                <w:rFonts w:ascii="Calibri" w:hAnsi="Calibri"/>
                <w:b w:val="0"/>
                <w:color w:val="000000"/>
                <w:sz w:val="19"/>
              </w:rPr>
              <w:t>Session + initial memory service contracts</w:t>
            </w:r>
          </w:p>
        </w:tc>
        <w:tc>
          <w:tcPr>
            <w:tcW w:type="dxa" w:w="5198"/>
            <w:vAlign w:val="center"/>
            <w:shd w:fill="FFFFFF"/>
          </w:tcPr>
          <w:p>
            <w:pPr>
              <w:keepNext w:val="0"/>
              <w:keepLines w:val="0"/>
              <w:spacing w:after="40" w:before="40" w:line="252" w:lineRule="auto"/>
            </w:pPr>
            <w:r>
              <w:rPr>
                <w:rFonts w:ascii="Calibri" w:hAnsi="Calibri"/>
                <w:b w:val="0"/>
                <w:color w:val="000000"/>
                <w:sz w:val="19"/>
              </w:rPr>
              <w:t>Qdrant/Docling/GraphRAG</w:t>
            </w:r>
          </w:p>
        </w:tc>
      </w:tr>
      <w:tr>
        <w:trPr>
          <w:cantSplit/>
        </w:trPr>
        <w:tc>
          <w:tcPr>
            <w:tcW w:type="dxa" w:w="4968"/>
            <w:vAlign w:val="center"/>
            <w:shd w:fill="F2F5F7"/>
          </w:tcPr>
          <w:p>
            <w:pPr>
              <w:keepNext w:val="0"/>
              <w:keepLines w:val="0"/>
              <w:spacing w:after="40" w:before="40" w:line="252" w:lineRule="auto"/>
            </w:pPr>
            <w:r>
              <w:rPr>
                <w:rFonts w:ascii="Calibri" w:hAnsi="Calibri"/>
                <w:b w:val="0"/>
                <w:color w:val="000000"/>
                <w:sz w:val="19"/>
              </w:rPr>
              <w:t>Context Authority skeleton</w:t>
            </w:r>
          </w:p>
        </w:tc>
        <w:tc>
          <w:tcPr>
            <w:tcW w:type="dxa" w:w="5198"/>
            <w:vAlign w:val="center"/>
            <w:shd w:fill="F2F5F7"/>
          </w:tcPr>
          <w:p>
            <w:pPr>
              <w:keepNext w:val="0"/>
              <w:keepLines w:val="0"/>
              <w:spacing w:after="40" w:before="40" w:line="252" w:lineRule="auto"/>
            </w:pPr>
            <w:r>
              <w:rPr>
                <w:rFonts w:ascii="Calibri" w:hAnsi="Calibri"/>
                <w:b w:val="0"/>
                <w:color w:val="000000"/>
                <w:sz w:val="19"/>
              </w:rPr>
              <w:t>gVisor/Kata production isolation</w:t>
            </w:r>
          </w:p>
        </w:tc>
      </w:tr>
      <w:tr>
        <w:trPr>
          <w:cantSplit/>
        </w:trPr>
        <w:tc>
          <w:tcPr>
            <w:tcW w:type="dxa" w:w="4968"/>
            <w:vAlign w:val="center"/>
            <w:shd w:fill="FFFFFF"/>
          </w:tcPr>
          <w:p>
            <w:pPr>
              <w:keepNext w:val="0"/>
              <w:keepLines w:val="0"/>
              <w:spacing w:after="40" w:before="40" w:line="252" w:lineRule="auto"/>
            </w:pPr>
            <w:r>
              <w:rPr>
                <w:rFonts w:ascii="Calibri" w:hAnsi="Calibri"/>
                <w:b w:val="0"/>
                <w:color w:val="000000"/>
                <w:sz w:val="19"/>
              </w:rPr>
              <w:t>Client Gateway contract + CLI/current client adapter</w:t>
            </w:r>
          </w:p>
        </w:tc>
        <w:tc>
          <w:tcPr>
            <w:tcW w:type="dxa" w:w="5198"/>
            <w:vAlign w:val="center"/>
            <w:shd w:fill="FFFFFF"/>
          </w:tcPr>
          <w:p>
            <w:pPr>
              <w:keepNext w:val="0"/>
              <w:keepLines w:val="0"/>
              <w:spacing w:after="40" w:before="40" w:line="252" w:lineRule="auto"/>
            </w:pPr>
            <w:r>
              <w:rPr>
                <w:rFonts w:ascii="Calibri" w:hAnsi="Calibri"/>
                <w:b w:val="0"/>
                <w:color w:val="000000"/>
                <w:sz w:val="19"/>
              </w:rPr>
              <w:t>Desktop/web/mobile/custom GUI SDK implementations</w:t>
            </w:r>
          </w:p>
        </w:tc>
      </w:tr>
      <w:tr>
        <w:trPr>
          <w:cantSplit/>
        </w:trPr>
        <w:tc>
          <w:tcPr>
            <w:tcW w:type="dxa" w:w="4968"/>
            <w:vAlign w:val="center"/>
            <w:shd w:fill="F2F5F7"/>
          </w:tcPr>
          <w:p>
            <w:pPr>
              <w:keepNext w:val="0"/>
              <w:keepLines w:val="0"/>
              <w:spacing w:after="40" w:before="40" w:line="252" w:lineRule="auto"/>
            </w:pPr>
            <w:r>
              <w:rPr>
                <w:rFonts w:ascii="Calibri" w:hAnsi="Calibri"/>
                <w:b w:val="0"/>
                <w:color w:val="000000"/>
                <w:sz w:val="19"/>
              </w:rPr>
              <w:t>Test harness and ADR process</w:t>
            </w:r>
          </w:p>
        </w:tc>
        <w:tc>
          <w:tcPr>
            <w:tcW w:type="dxa" w:w="5198"/>
            <w:vAlign w:val="center"/>
            <w:shd w:fill="F2F5F7"/>
          </w:tcPr>
          <w:p>
            <w:pPr>
              <w:keepNext w:val="0"/>
              <w:keepLines w:val="0"/>
              <w:spacing w:after="40" w:before="40" w:line="252" w:lineRule="auto"/>
            </w:pPr>
            <w:r>
              <w:rPr>
                <w:rFonts w:ascii="Calibri" w:hAnsi="Calibri"/>
                <w:b w:val="0"/>
                <w:color w:val="000000"/>
                <w:sz w:val="19"/>
              </w:rPr>
              <w:t>ComfyUI/Home Assistant/Jellyfin/CAD/fabrication providers</w:t>
            </w:r>
          </w:p>
        </w:tc>
      </w:tr>
    </w:tbl>
    <w:p>
      <w:pPr>
        <w:widowControl/>
      </w:pPr>
    </w:p>
    <w:p>
      <w:pPr>
        <w:keepLines/>
        <w:widowControl/>
      </w:pPr>
      <w:r>
        <w:rPr>
          <w:b/>
        </w:rPr>
        <w:t>V1-001 — MUST:</w:t>
      </w:r>
      <w:r>
        <w:t xml:space="preserve"> Do not require a Linux rack, Kubernetes, distributed message bus, or enterprise secrets platform to run the first coherent local alpha.</w:t>
      </w:r>
    </w:p>
    <w:p>
      <w:pPr>
        <w:keepLines/>
        <w:widowControl/>
      </w:pPr>
      <w:r>
        <w:rPr>
          <w:b/>
        </w:rPr>
        <w:t>V1-002 — MUST:</w:t>
      </w:r>
      <w:r>
        <w:t xml:space="preserve"> Demonstrate provider replacement and custom-client integration against the published contracts, and validate second-node ownership/partition scenarios without changing identity or capability semantics. Record expected implementation extensions rather than promising that all future changes require no Core rewrite.</w:t>
      </w:r>
    </w:p>
    <w:p>
      <w:pPr>
        <w:keepLines/>
        <w:widowControl/>
      </w:pPr>
      <w:r>
        <w:rPr>
          <w:b/>
        </w:rPr>
        <w:t>V1-003 — SHOULD:</w:t>
      </w:r>
      <w:r>
        <w:t xml:space="preserve"> Use the existing `C:\Dev\Freya` repository and evolve current ProviderRegistry work rather than discarding working foundations without cause.</w:t>
      </w:r>
    </w:p>
    <w:p>
      <w:pPr>
        <w:pStyle w:val="Heading2"/>
        <w:keepNext/>
        <w:widowControl/>
      </w:pPr>
      <w:r>
        <w:rPr>
          <w:color w:val="000000"/>
        </w:rPr>
        <w:t>20.1 Alpha implementation order and deferred features</w:t>
      </w:r>
    </w:p>
    <w:p>
      <w:pPr>
        <w:keepLines/>
        <w:widowControl/>
      </w:pPr>
      <w:r>
        <w:rPr>
          <w:b/>
        </w:rPr>
        <w:t>V1-004 — MUST:</w:t>
      </w:r>
      <w:r>
        <w:t xml:space="preserve"> Implement the alpha in dependency order: first define the threat model, schemas, and security-critical ADRs; then establish the dedicated service identity, local persistence, deterministic policy, and audit admission; then implement provider lifecycle and broker dispatch with their crash-recovery tests. Add resource admission and Ollama, two-user sessions and authorized retrieval, and the authenticated gateway as their prerequisites are satisfied. Enable isolated execution only after containment tests pass. Test migrations, deletion propagation, backup restore, and external-effect reconciliation alongside the subsystems they protect, before alpha release. Independent components may be developed in parallel when their contracts and prerequisites are satisfied.</w:t>
      </w:r>
      <w:ins w:id="9037" w:author="Claude" w:date="2026-10-07T12:00:00Z">
        <w:r>
          <w:t xml:space="preserve"> Add the agent runtime under NEW-C after broker dispatch, together with the approval service (NEW-A). Enable retrieval together with consequential or disclosure-capable tools only after the CTX-001, CTX-002, NEW-A, NEW-B, and NEW-H tests pass.</w:t>
        </w:r>
      </w:ins>
    </w:p>
    <w:p>
      <w:pPr>
        <w:keepLines/>
        <w:widowControl/>
      </w:pPr>
      <w:r>
        <w:rPr>
          <w:b/>
        </w:rPr>
        <w:t>V1-005 — MUST:</w:t>
      </w:r>
      <w:r>
        <w:t xml:space="preserve"> Defer distributed control planes/workers, federation, physical actuation, duress destruction, autonomous skill activation, complex durable workflows, and rack infrastructure until their prerequisites and feature-specific tests pass. Read-only device adapters may be evaluated without enabling actuation.</w:t>
      </w:r>
    </w:p>
    <w:p>
      <w:pPr>
        <w:keepLines/>
        <w:widowControl/>
      </w:pPr>
      <w:r>
        <w:rPr>
          <w:b/>
        </w:rPr>
        <w:t>V1-006 — MUST:</w:t>
      </w:r>
      <w:r>
        <w:t xml:space="preserve"> Keep Freya semantics for identity, capabilities, context trust, budgets, placement eligibility, approval, verification and audit. Delegate storage, crypto, isolation, model serving, telemetry, backups, and later complex durable execution to established implementations wherever practical.</w:t>
      </w:r>
    </w:p>
    <w:p>
      <w:bookmarkStart w:id="120" w:name="section_21"/>
      <w:pPr>
        <w:pStyle w:val="Heading1"/>
        <w:keepNext/>
        <w:widowControl/>
      </w:pPr>
      <w:r>
        <w:rPr>
          <w:color w:val="000000"/>
        </w:rPr>
        <w:t>21. Suggested Repository Structure</w:t>
      </w:r>
      <w:bookmarkEnd w:id="120"/>
    </w:p>
    <w:p>
      <w:pPr>
        <w:pStyle w:val="CodeBlock"/>
        <w:keepLines/>
      </w:pPr>
      <w:r>
        <w:t>C:\Dev\Freya</w:t>
        <w:br/>
        <w:t xml:space="preserve">  src\freya\</w:t>
        <w:br/>
        <w:t xml:space="preserve">    core\</w:t>
        <w:br/>
        <w:t xml:space="preserve">      identity\</w:t>
        <w:br/>
        <w:t xml:space="preserve">      policy\</w:t>
        <w:br/>
        <w:t xml:space="preserve">      audit\</w:t>
        <w:br/>
        <w:t xml:space="preserve">      domains\</w:t>
        <w:br/>
        <w:t xml:space="preserve">      federation\</w:t>
        <w:br/>
        <w:t xml:space="preserve">      providers\</w:t>
        <w:br/>
        <w:t xml:space="preserve">      capabilities\</w:t>
        <w:br/>
        <w:t xml:space="preserve">    kernel\</w:t>
        <w:br/>
        <w:t xml:space="preserve">      context\</w:t>
        <w:br/>
        <w:t xml:space="preserve">      resources\</w:t>
        <w:br/>
        <w:t xml:space="preserve">      scheduling\</w:t>
        <w:br/>
        <w:t xml:space="preserve">      orchestration\</w:t>
        <w:br/>
        <w:t xml:space="preserve">      sessions\</w:t>
        <w:br/>
        <w:t xml:space="preserve">      memory\</w:t>
        <w:br/>
        <w:t xml:space="preserve">      knowledge\</w:t>
        <w:br/>
        <w:t xml:space="preserve">    gateways\</w:t>
        <w:br/>
        <w:t xml:space="preserve">      client\</w:t>
        <w:br/>
        <w:t xml:space="preserve">      api\</w:t>
        <w:br/>
        <w:t xml:space="preserve">    providers\</w:t>
        <w:br/>
        <w:t xml:space="preserve">      model\</w:t>
        <w:br/>
        <w:t xml:space="preserve">      agent\</w:t>
      </w:r>
    </w:p>
    <w:p>
      <w:pPr>
        <w:pStyle w:val="CodeBlock"/>
        <w:keepLines/>
      </w:pPr>
      <w:r>
        <w:t xml:space="preserve">      execution\</w:t>
        <w:br/>
        <w:t xml:space="preserve">      ...</w:t>
        <w:br/>
        <w:t xml:space="preserve">  tests\</w:t>
        <w:br/>
        <w:t xml:space="preserve">    core\</w:t>
        <w:br/>
        <w:t xml:space="preserve">    providers\</w:t>
        <w:br/>
        <w:t xml:space="preserve">    capabilities\</w:t>
        <w:br/>
        <w:t xml:space="preserve">    security\</w:t>
        <w:br/>
        <w:t xml:space="preserve">    failure\</w:t>
        <w:br/>
        <w:t xml:space="preserve">  docs\</w:t>
        <w:br/>
        <w:t xml:space="preserve">    architecture\</w:t>
        <w:br/>
        <w:t xml:space="preserve">      decisions\</w:t>
        <w:br/>
        <w:t xml:space="preserve">    research\</w:t>
        <w:br/>
        <w:t xml:space="preserve">      systems\</w:t>
        <w:br/>
        <w:t xml:space="preserve">      comparisons\</w:t>
        <w:br/>
        <w:t xml:space="preserve">      licenses\</w:t>
        <w:br/>
        <w:t xml:space="preserve">      security\</w:t>
        <w:br/>
        <w:t xml:space="preserve">    specs\</w:t>
        <w:br/>
        <w:t xml:space="preserve">  research\</w:t>
        <w:br/>
        <w:t xml:space="preserve">    experiments\</w:t>
        <w:br/>
        <w:t xml:space="preserve">  config\</w:t>
      </w:r>
    </w:p>
    <w:p>
      <w:bookmarkStart w:id="121" w:name="section_22"/>
      <w:pPr>
        <w:pStyle w:val="Heading1"/>
        <w:keepNext/>
        <w:widowControl/>
      </w:pPr>
      <w:r>
        <w:rPr>
          <w:color w:val="000000"/>
        </w:rPr>
        <w:t>22. Architecture Decision Records to Freeze</w:t>
      </w:r>
      <w:bookmarkEnd w:id="121"/>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1037"/>
        <w:gridCol w:w="2448"/>
        <w:gridCol w:w="4925"/>
        <w:gridCol w:w="1757"/>
      </w:tblGrid>
      <w:tr>
        <w:trPr>
          <w:tblHeader w:val="true"/>
          <w:cantSplit/>
          <w:tblHeader/>
        </w:trPr>
        <w:tc>
          <w:tcPr>
            <w:tcW w:type="dxa" w:w="1037"/>
            <w:vAlign w:val="center"/>
            <w:shd w:fill="243746"/>
          </w:tcPr>
          <w:p>
            <w:pPr>
              <w:keepNext w:val="0"/>
              <w:keepLines w:val="0"/>
              <w:spacing w:after="40" w:before="40" w:line="252" w:lineRule="auto"/>
              <w:jc w:val="center"/>
            </w:pPr>
            <w:r>
              <w:rPr>
                <w:rFonts w:ascii="Calibri" w:hAnsi="Calibri"/>
                <w:b/>
                <w:color w:val="FFFFFF"/>
                <w:sz w:val="19"/>
              </w:rPr>
              <w:t>ADR</w:t>
            </w:r>
          </w:p>
        </w:tc>
        <w:tc>
          <w:tcPr>
            <w:tcW w:type="dxa" w:w="2448"/>
            <w:vAlign w:val="center"/>
            <w:shd w:fill="243746"/>
          </w:tcPr>
          <w:p>
            <w:pPr>
              <w:keepNext w:val="0"/>
              <w:keepLines w:val="0"/>
              <w:spacing w:after="40" w:before="40" w:line="252" w:lineRule="auto"/>
            </w:pPr>
            <w:r>
              <w:rPr>
                <w:rFonts w:ascii="Calibri" w:hAnsi="Calibri"/>
                <w:b/>
                <w:color w:val="FFFFFF"/>
                <w:sz w:val="19"/>
              </w:rPr>
              <w:t>Decision</w:t>
            </w:r>
          </w:p>
        </w:tc>
        <w:tc>
          <w:tcPr>
            <w:tcW w:type="dxa" w:w="4925"/>
            <w:vAlign w:val="center"/>
            <w:shd w:fill="243746"/>
          </w:tcPr>
          <w:p>
            <w:pPr>
              <w:keepNext w:val="0"/>
              <w:keepLines w:val="0"/>
              <w:spacing w:after="40" w:before="40" w:line="252" w:lineRule="auto"/>
            </w:pPr>
            <w:r>
              <w:rPr>
                <w:rFonts w:ascii="Calibri" w:hAnsi="Calibri"/>
                <w:b/>
                <w:color w:val="FFFFFF"/>
                <w:sz w:val="19"/>
              </w:rPr>
              <w:t>Summary</w:t>
            </w:r>
          </w:p>
        </w:tc>
        <w:tc>
          <w:tcPr>
            <w:tcW w:type="dxa" w:w="1757"/>
            <w:vAlign w:val="center"/>
            <w:shd w:fill="243746"/>
          </w:tcPr>
          <w:p>
            <w:pPr>
              <w:keepNext w:val="0"/>
              <w:keepLines w:val="0"/>
              <w:spacing w:after="40" w:before="40" w:line="252" w:lineRule="auto"/>
            </w:pPr>
            <w:r>
              <w:rPr>
                <w:rFonts w:ascii="Calibri" w:hAnsi="Calibri"/>
                <w:b/>
                <w:color w:val="FFFFFF"/>
                <w:sz w:val="19"/>
              </w:rPr>
              <w:t>Status</w:t>
            </w:r>
          </w:p>
        </w:tc>
      </w:tr>
      <w:tr>
        <w:trPr>
          <w:cantSplit/>
        </w:trPr>
        <w:tc>
          <w:tcPr>
            <w:tcW w:type="dxa" w:w="1037"/>
            <w:vAlign w:val="center"/>
            <w:shd w:fill="FFFFFF"/>
          </w:tcPr>
          <w:p>
            <w:pPr>
              <w:keepNext w:val="0"/>
              <w:keepLines w:val="0"/>
              <w:spacing w:after="40" w:before="40" w:line="252" w:lineRule="auto"/>
              <w:jc w:val="center"/>
            </w:pPr>
            <w:r>
              <w:rPr>
                <w:rFonts w:ascii="Calibri" w:hAnsi="Calibri"/>
                <w:b w:val="0"/>
                <w:color w:val="000000"/>
                <w:sz w:val="19"/>
              </w:rPr>
              <w:t>ADR-001</w:t>
            </w:r>
          </w:p>
        </w:tc>
        <w:tc>
          <w:tcPr>
            <w:tcW w:type="dxa" w:w="2448"/>
            <w:vAlign w:val="center"/>
            <w:shd w:fill="FFFFFF"/>
          </w:tcPr>
          <w:p>
            <w:pPr>
              <w:keepNext w:val="0"/>
              <w:keepLines w:val="0"/>
              <w:spacing w:after="40" w:before="40" w:line="252" w:lineRule="auto"/>
            </w:pPr>
            <w:r>
              <w:rPr>
                <w:rFonts w:ascii="Calibri" w:hAnsi="Calibri"/>
                <w:b w:val="0"/>
                <w:color w:val="000000"/>
                <w:sz w:val="19"/>
              </w:rPr>
              <w:t>Freya Core Boundary</w:t>
            </w:r>
          </w:p>
        </w:tc>
        <w:tc>
          <w:tcPr>
            <w:tcW w:type="dxa" w:w="4925"/>
            <w:vAlign w:val="center"/>
            <w:shd w:fill="FFFFFF"/>
          </w:tcPr>
          <w:p>
            <w:pPr>
              <w:keepNext w:val="0"/>
              <w:keepLines w:val="0"/>
              <w:spacing w:after="40" w:before="40" w:line="252" w:lineRule="auto"/>
            </w:pPr>
            <w:r>
              <w:rPr>
                <w:rFonts w:ascii="Calibri" w:hAnsi="Calibri"/>
                <w:b w:val="0"/>
                <w:color w:val="000000"/>
                <w:sz w:val="19"/>
              </w:rPr>
              <w:t>Core owns governance/contracts; providers own implementations.</w:t>
            </w:r>
          </w:p>
        </w:tc>
        <w:tc>
          <w:tcPr>
            <w:tcW w:type="dxa" w:w="1757"/>
            <w:vAlign w:val="center"/>
            <w:shd w:fill="FFFFFF"/>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2F5F7"/>
          </w:tcPr>
          <w:p>
            <w:pPr>
              <w:keepNext w:val="0"/>
              <w:keepLines w:val="0"/>
              <w:spacing w:after="40" w:before="40" w:line="252" w:lineRule="auto"/>
              <w:jc w:val="center"/>
            </w:pPr>
            <w:r>
              <w:rPr>
                <w:rFonts w:ascii="Calibri" w:hAnsi="Calibri"/>
                <w:b w:val="0"/>
                <w:color w:val="000000"/>
                <w:sz w:val="19"/>
              </w:rPr>
              <w:t>ADR-002</w:t>
            </w:r>
          </w:p>
        </w:tc>
        <w:tc>
          <w:tcPr>
            <w:tcW w:type="dxa" w:w="2448"/>
            <w:vAlign w:val="center"/>
            <w:shd w:fill="F2F5F7"/>
          </w:tcPr>
          <w:p>
            <w:pPr>
              <w:keepNext w:val="0"/>
              <w:keepLines w:val="0"/>
              <w:spacing w:after="40" w:before="40" w:line="252" w:lineRule="auto"/>
            </w:pPr>
            <w:r>
              <w:rPr>
                <w:rFonts w:ascii="Calibri" w:hAnsi="Calibri"/>
                <w:b w:val="0"/>
                <w:color w:val="000000"/>
                <w:sz w:val="19"/>
              </w:rPr>
              <w:t>Capability-First Integration</w:t>
            </w:r>
          </w:p>
        </w:tc>
        <w:tc>
          <w:tcPr>
            <w:tcW w:type="dxa" w:w="4925"/>
            <w:vAlign w:val="center"/>
            <w:shd w:fill="F2F5F7"/>
          </w:tcPr>
          <w:p>
            <w:pPr>
              <w:keepNext w:val="0"/>
              <w:keepLines w:val="0"/>
              <w:spacing w:after="40" w:before="40" w:line="252" w:lineRule="auto"/>
            </w:pPr>
            <w:r>
              <w:rPr>
                <w:rFonts w:ascii="Calibri" w:hAnsi="Calibri"/>
                <w:b w:val="0"/>
                <w:color w:val="000000"/>
                <w:sz w:val="19"/>
              </w:rPr>
              <w:t>No direct cross-module implementation coupling.</w:t>
            </w:r>
          </w:p>
        </w:tc>
        <w:tc>
          <w:tcPr>
            <w:tcW w:type="dxa" w:w="1757"/>
            <w:vAlign w:val="center"/>
            <w:shd w:fill="F2F5F7"/>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FFFFF"/>
          </w:tcPr>
          <w:p>
            <w:pPr>
              <w:keepNext w:val="0"/>
              <w:keepLines w:val="0"/>
              <w:spacing w:after="40" w:before="40" w:line="252" w:lineRule="auto"/>
              <w:jc w:val="center"/>
            </w:pPr>
            <w:r>
              <w:rPr>
                <w:rFonts w:ascii="Calibri" w:hAnsi="Calibri"/>
                <w:b w:val="0"/>
                <w:color w:val="000000"/>
                <w:sz w:val="19"/>
              </w:rPr>
              <w:t>ADR-003</w:t>
            </w:r>
          </w:p>
        </w:tc>
        <w:tc>
          <w:tcPr>
            <w:tcW w:type="dxa" w:w="2448"/>
            <w:vAlign w:val="center"/>
            <w:shd w:fill="FFFFFF"/>
          </w:tcPr>
          <w:p>
            <w:pPr>
              <w:keepNext w:val="0"/>
              <w:keepLines w:val="0"/>
              <w:spacing w:after="40" w:before="40" w:line="252" w:lineRule="auto"/>
            </w:pPr>
            <w:r>
              <w:rPr>
                <w:rFonts w:ascii="Calibri" w:hAnsi="Calibri"/>
                <w:b w:val="0"/>
                <w:color w:val="000000"/>
                <w:sz w:val="19"/>
              </w:rPr>
              <w:t>Provider Lifecycle and Isolation</w:t>
            </w:r>
          </w:p>
        </w:tc>
        <w:tc>
          <w:tcPr>
            <w:tcW w:type="dxa" w:w="4925"/>
            <w:vAlign w:val="center"/>
            <w:shd w:fill="FFFFFF"/>
          </w:tcPr>
          <w:p>
            <w:pPr>
              <w:keepNext w:val="0"/>
              <w:keepLines w:val="0"/>
              <w:spacing w:after="40" w:before="40" w:line="252" w:lineRule="auto"/>
            </w:pPr>
            <w:r>
              <w:rPr>
                <w:rFonts w:ascii="Calibri" w:hAnsi="Calibri"/>
                <w:b w:val="0"/>
                <w:color w:val="000000"/>
                <w:sz w:val="19"/>
              </w:rPr>
              <w:t>Replaceable providers with explicit lifecycle/health/failure.</w:t>
            </w:r>
          </w:p>
        </w:tc>
        <w:tc>
          <w:tcPr>
            <w:tcW w:type="dxa" w:w="1757"/>
            <w:vAlign w:val="center"/>
            <w:shd w:fill="FFFFFF"/>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2F5F7"/>
          </w:tcPr>
          <w:p>
            <w:pPr>
              <w:keepNext w:val="0"/>
              <w:keepLines w:val="0"/>
              <w:spacing w:after="40" w:before="40" w:line="252" w:lineRule="auto"/>
              <w:jc w:val="center"/>
            </w:pPr>
            <w:r>
              <w:rPr>
                <w:rFonts w:ascii="Calibri" w:hAnsi="Calibri"/>
                <w:b w:val="0"/>
                <w:color w:val="000000"/>
                <w:sz w:val="19"/>
              </w:rPr>
              <w:t>ADR-004</w:t>
            </w:r>
          </w:p>
        </w:tc>
        <w:tc>
          <w:tcPr>
            <w:tcW w:type="dxa" w:w="2448"/>
            <w:vAlign w:val="center"/>
            <w:shd w:fill="F2F5F7"/>
          </w:tcPr>
          <w:p>
            <w:pPr>
              <w:keepNext w:val="0"/>
              <w:keepLines w:val="0"/>
              <w:spacing w:after="40" w:before="40" w:line="252" w:lineRule="auto"/>
            </w:pPr>
            <w:r>
              <w:rPr>
                <w:rFonts w:ascii="Calibri" w:hAnsi="Calibri"/>
                <w:b w:val="0"/>
                <w:color w:val="000000"/>
                <w:sz w:val="19"/>
              </w:rPr>
              <w:t>Security Domains and Federated Sovereignty</w:t>
            </w:r>
          </w:p>
        </w:tc>
        <w:tc>
          <w:tcPr>
            <w:tcW w:type="dxa" w:w="4925"/>
            <w:vAlign w:val="center"/>
            <w:shd w:fill="F2F5F7"/>
          </w:tcPr>
          <w:p>
            <w:pPr>
              <w:keepNext w:val="0"/>
              <w:keepLines w:val="0"/>
              <w:spacing w:after="40" w:before="40" w:line="252" w:lineRule="auto"/>
            </w:pPr>
            <w:r>
              <w:rPr>
                <w:rFonts w:ascii="Calibri" w:hAnsi="Calibri"/>
                <w:b w:val="0"/>
                <w:color w:val="000000"/>
                <w:sz w:val="19"/>
              </w:rPr>
              <w:t>Federation authenticates/cooperates without merging roots of authority.</w:t>
            </w:r>
          </w:p>
        </w:tc>
        <w:tc>
          <w:tcPr>
            <w:tcW w:type="dxa" w:w="1757"/>
            <w:vAlign w:val="center"/>
            <w:shd w:fill="F2F5F7"/>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FFFFF"/>
          </w:tcPr>
          <w:p>
            <w:pPr>
              <w:keepNext w:val="0"/>
              <w:keepLines w:val="0"/>
              <w:spacing w:after="40" w:before="40" w:line="252" w:lineRule="auto"/>
              <w:jc w:val="center"/>
            </w:pPr>
            <w:r>
              <w:rPr>
                <w:rFonts w:ascii="Calibri" w:hAnsi="Calibri"/>
                <w:b w:val="0"/>
                <w:color w:val="000000"/>
                <w:sz w:val="19"/>
              </w:rPr>
              <w:t>ADR-005</w:t>
            </w:r>
          </w:p>
        </w:tc>
        <w:tc>
          <w:tcPr>
            <w:tcW w:type="dxa" w:w="2448"/>
            <w:vAlign w:val="center"/>
            <w:shd w:fill="FFFFFF"/>
          </w:tcPr>
          <w:p>
            <w:pPr>
              <w:keepNext w:val="0"/>
              <w:keepLines w:val="0"/>
              <w:spacing w:after="40" w:before="40" w:line="252" w:lineRule="auto"/>
            </w:pPr>
            <w:r>
              <w:rPr>
                <w:rFonts w:ascii="Calibri" w:hAnsi="Calibri"/>
                <w:b w:val="0"/>
                <w:color w:val="000000"/>
                <w:sz w:val="19"/>
              </w:rPr>
              <w:t>Context Authority</w:t>
            </w:r>
          </w:p>
        </w:tc>
        <w:tc>
          <w:tcPr>
            <w:tcW w:type="dxa" w:w="4925"/>
            <w:vAlign w:val="center"/>
            <w:shd w:fill="FFFFFF"/>
          </w:tcPr>
          <w:p>
            <w:pPr>
              <w:keepNext w:val="0"/>
              <w:keepLines w:val="0"/>
              <w:spacing w:after="40" w:before="40" w:line="252" w:lineRule="auto"/>
            </w:pPr>
            <w:r>
              <w:rPr>
                <w:rFonts w:ascii="Calibri" w:hAnsi="Calibri"/>
                <w:b w:val="0"/>
                <w:color w:val="000000"/>
                <w:sz w:val="19"/>
              </w:rPr>
              <w:t>Agents/models receive authorized context; they do not own canonical memory.</w:t>
            </w:r>
          </w:p>
        </w:tc>
        <w:tc>
          <w:tcPr>
            <w:tcW w:type="dxa" w:w="1757"/>
            <w:vAlign w:val="center"/>
            <w:shd w:fill="FFFFFF"/>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2F5F7"/>
          </w:tcPr>
          <w:p>
            <w:pPr>
              <w:keepNext w:val="0"/>
              <w:keepLines w:val="0"/>
              <w:spacing w:after="40" w:before="40" w:line="252" w:lineRule="auto"/>
              <w:jc w:val="center"/>
            </w:pPr>
            <w:r>
              <w:rPr>
                <w:rFonts w:ascii="Calibri" w:hAnsi="Calibri"/>
                <w:b w:val="0"/>
                <w:color w:val="000000"/>
                <w:sz w:val="19"/>
              </w:rPr>
              <w:t>ADR-006</w:t>
            </w:r>
          </w:p>
        </w:tc>
        <w:tc>
          <w:tcPr>
            <w:tcW w:type="dxa" w:w="2448"/>
            <w:vAlign w:val="center"/>
            <w:shd w:fill="F2F5F7"/>
          </w:tcPr>
          <w:p>
            <w:pPr>
              <w:keepNext w:val="0"/>
              <w:keepLines w:val="0"/>
              <w:spacing w:after="40" w:before="40" w:line="252" w:lineRule="auto"/>
            </w:pPr>
            <w:r>
              <w:rPr>
                <w:rFonts w:ascii="Calibri" w:hAnsi="Calibri"/>
                <w:b w:val="0"/>
                <w:color w:val="000000"/>
                <w:sz w:val="19"/>
              </w:rPr>
              <w:t>Memory vs Knowledge vs Session</w:t>
            </w:r>
          </w:p>
        </w:tc>
        <w:tc>
          <w:tcPr>
            <w:tcW w:type="dxa" w:w="4925"/>
            <w:vAlign w:val="center"/>
            <w:shd w:fill="F2F5F7"/>
          </w:tcPr>
          <w:p>
            <w:pPr>
              <w:keepNext w:val="0"/>
              <w:keepLines w:val="0"/>
              <w:spacing w:after="40" w:before="40" w:line="252" w:lineRule="auto"/>
            </w:pPr>
            <w:r>
              <w:rPr>
                <w:rFonts w:ascii="Calibri" w:hAnsi="Calibri"/>
                <w:b w:val="0"/>
                <w:color w:val="000000"/>
                <w:sz w:val="19"/>
              </w:rPr>
              <w:t>Separate semantics and storage/retrieval concerns.</w:t>
            </w:r>
          </w:p>
        </w:tc>
        <w:tc>
          <w:tcPr>
            <w:tcW w:type="dxa" w:w="1757"/>
            <w:vAlign w:val="center"/>
            <w:shd w:fill="F2F5F7"/>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FFFFF"/>
          </w:tcPr>
          <w:p>
            <w:pPr>
              <w:keepNext w:val="0"/>
              <w:keepLines w:val="0"/>
              <w:spacing w:after="40" w:before="40" w:line="252" w:lineRule="auto"/>
              <w:jc w:val="center"/>
            </w:pPr>
            <w:r>
              <w:rPr>
                <w:rFonts w:ascii="Calibri" w:hAnsi="Calibri"/>
                <w:b w:val="0"/>
                <w:color w:val="000000"/>
                <w:sz w:val="19"/>
              </w:rPr>
              <w:t>ADR-007</w:t>
            </w:r>
          </w:p>
        </w:tc>
        <w:tc>
          <w:tcPr>
            <w:tcW w:type="dxa" w:w="2448"/>
            <w:vAlign w:val="center"/>
            <w:shd w:fill="FFFFFF"/>
          </w:tcPr>
          <w:p>
            <w:pPr>
              <w:keepNext w:val="0"/>
              <w:keepLines w:val="0"/>
              <w:spacing w:after="40" w:before="40" w:line="252" w:lineRule="auto"/>
            </w:pPr>
            <w:r>
              <w:rPr>
                <w:rFonts w:ascii="Calibri" w:hAnsi="Calibri"/>
                <w:b w:val="0"/>
                <w:color w:val="000000"/>
                <w:sz w:val="19"/>
              </w:rPr>
              <w:t>Resource Intelligence and VRAM Management</w:t>
            </w:r>
          </w:p>
        </w:tc>
        <w:tc>
          <w:tcPr>
            <w:tcW w:type="dxa" w:w="4925"/>
            <w:vAlign w:val="center"/>
            <w:shd w:fill="FFFFFF"/>
          </w:tcPr>
          <w:p>
            <w:pPr>
              <w:keepNext w:val="0"/>
              <w:keepLines w:val="0"/>
              <w:spacing w:after="40" w:before="40" w:line="252" w:lineRule="auto"/>
            </w:pPr>
            <w:r>
              <w:rPr>
                <w:rFonts w:ascii="Calibri" w:hAnsi="Calibri"/>
                <w:b w:val="0"/>
                <w:color w:val="000000"/>
                <w:sz w:val="19"/>
              </w:rPr>
              <w:t>Freya owns policy; runtimes/schedulers provide mechanisms.</w:t>
            </w:r>
          </w:p>
        </w:tc>
        <w:tc>
          <w:tcPr>
            <w:tcW w:type="dxa" w:w="1757"/>
            <w:vAlign w:val="center"/>
            <w:shd w:fill="FFFFFF"/>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2F5F7"/>
          </w:tcPr>
          <w:p>
            <w:pPr>
              <w:keepNext w:val="0"/>
              <w:keepLines w:val="0"/>
              <w:spacing w:after="40" w:before="40" w:line="252" w:lineRule="auto"/>
              <w:jc w:val="center"/>
            </w:pPr>
            <w:r>
              <w:rPr>
                <w:rFonts w:ascii="Calibri" w:hAnsi="Calibri"/>
                <w:b w:val="0"/>
                <w:color w:val="000000"/>
                <w:sz w:val="19"/>
              </w:rPr>
              <w:t>ADR-008</w:t>
            </w:r>
          </w:p>
        </w:tc>
        <w:tc>
          <w:tcPr>
            <w:tcW w:type="dxa" w:w="2448"/>
            <w:vAlign w:val="center"/>
            <w:shd w:fill="F2F5F7"/>
          </w:tcPr>
          <w:p>
            <w:pPr>
              <w:keepNext w:val="0"/>
              <w:keepLines w:val="0"/>
              <w:spacing w:after="40" w:before="40" w:line="252" w:lineRule="auto"/>
            </w:pPr>
            <w:r>
              <w:rPr>
                <w:rFonts w:ascii="Calibri" w:hAnsi="Calibri"/>
                <w:b w:val="0"/>
                <w:color w:val="000000"/>
                <w:sz w:val="19"/>
              </w:rPr>
              <w:t>Model Runtime Independence</w:t>
            </w:r>
          </w:p>
        </w:tc>
        <w:tc>
          <w:tcPr>
            <w:tcW w:type="dxa" w:w="4925"/>
            <w:vAlign w:val="center"/>
            <w:shd w:fill="F2F5F7"/>
          </w:tcPr>
          <w:p>
            <w:pPr>
              <w:keepNext w:val="0"/>
              <w:keepLines w:val="0"/>
              <w:spacing w:after="40" w:before="40" w:line="252" w:lineRule="auto"/>
            </w:pPr>
            <w:r>
              <w:rPr>
                <w:rFonts w:ascii="Calibri" w:hAnsi="Calibri"/>
                <w:b w:val="0"/>
                <w:color w:val="000000"/>
                <w:sz w:val="19"/>
              </w:rPr>
              <w:t>Ollama first, multiple runtimes supported.</w:t>
            </w:r>
          </w:p>
        </w:tc>
        <w:tc>
          <w:tcPr>
            <w:tcW w:type="dxa" w:w="1757"/>
            <w:vAlign w:val="center"/>
            <w:shd w:fill="F2F5F7"/>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FFFFF"/>
          </w:tcPr>
          <w:p>
            <w:pPr>
              <w:keepNext w:val="0"/>
              <w:keepLines w:val="0"/>
              <w:spacing w:after="40" w:before="40" w:line="252" w:lineRule="auto"/>
              <w:jc w:val="center"/>
            </w:pPr>
            <w:r>
              <w:rPr>
                <w:rFonts w:ascii="Calibri" w:hAnsi="Calibri"/>
                <w:b w:val="0"/>
                <w:color w:val="000000"/>
                <w:sz w:val="19"/>
              </w:rPr>
              <w:t>ADR-009</w:t>
            </w:r>
          </w:p>
        </w:tc>
        <w:tc>
          <w:tcPr>
            <w:tcW w:type="dxa" w:w="2448"/>
            <w:vAlign w:val="center"/>
            <w:shd w:fill="FFFFFF"/>
          </w:tcPr>
          <w:p>
            <w:pPr>
              <w:keepNext w:val="0"/>
              <w:keepLines w:val="0"/>
              <w:spacing w:after="40" w:before="40" w:line="252" w:lineRule="auto"/>
            </w:pPr>
            <w:r>
              <w:rPr>
                <w:rFonts w:ascii="Calibri" w:hAnsi="Calibri"/>
                <w:b w:val="0"/>
                <w:color w:val="000000"/>
                <w:sz w:val="19"/>
              </w:rPr>
              <w:t>Trusted Runtime vs Untrusted Execution</w:t>
            </w:r>
          </w:p>
        </w:tc>
        <w:tc>
          <w:tcPr>
            <w:tcW w:type="dxa" w:w="4925"/>
            <w:vAlign w:val="center"/>
            <w:shd w:fill="FFFFFF"/>
          </w:tcPr>
          <w:p>
            <w:pPr>
              <w:keepNext w:val="0"/>
              <w:keepLines w:val="0"/>
              <w:spacing w:after="40" w:before="40" w:line="252" w:lineRule="auto"/>
            </w:pPr>
            <w:r>
              <w:rPr>
                <w:rFonts w:ascii="Calibri" w:hAnsi="Calibri"/>
                <w:b w:val="0"/>
                <w:color w:val="000000"/>
                <w:sz w:val="19"/>
              </w:rPr>
              <w:t>Generated code never executes in Core environment.</w:t>
            </w:r>
          </w:p>
        </w:tc>
        <w:tc>
          <w:tcPr>
            <w:tcW w:type="dxa" w:w="1757"/>
            <w:vAlign w:val="center"/>
            <w:shd w:fill="FFFFFF"/>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2F5F7"/>
          </w:tcPr>
          <w:p>
            <w:pPr>
              <w:keepNext w:val="0"/>
              <w:keepLines w:val="0"/>
              <w:spacing w:after="40" w:before="40" w:line="252" w:lineRule="auto"/>
              <w:jc w:val="center"/>
            </w:pPr>
            <w:r>
              <w:rPr>
                <w:rFonts w:ascii="Calibri" w:hAnsi="Calibri"/>
                <w:b w:val="0"/>
                <w:color w:val="000000"/>
                <w:sz w:val="19"/>
              </w:rPr>
              <w:t>ADR-010</w:t>
            </w:r>
          </w:p>
        </w:tc>
        <w:tc>
          <w:tcPr>
            <w:tcW w:type="dxa" w:w="2448"/>
            <w:vAlign w:val="center"/>
            <w:shd w:fill="F2F5F7"/>
          </w:tcPr>
          <w:p>
            <w:pPr>
              <w:keepNext w:val="0"/>
              <w:keepLines w:val="0"/>
              <w:spacing w:after="40" w:before="40" w:line="252" w:lineRule="auto"/>
            </w:pPr>
            <w:r>
              <w:rPr>
                <w:rFonts w:ascii="Calibri" w:hAnsi="Calibri"/>
                <w:b w:val="0"/>
                <w:color w:val="000000"/>
                <w:sz w:val="19"/>
              </w:rPr>
              <w:t>Multi-GUI Client Gateway</w:t>
            </w:r>
          </w:p>
        </w:tc>
        <w:tc>
          <w:tcPr>
            <w:tcW w:type="dxa" w:w="4925"/>
            <w:vAlign w:val="center"/>
            <w:shd w:fill="F2F5F7"/>
          </w:tcPr>
          <w:p>
            <w:pPr>
              <w:keepNext w:val="0"/>
              <w:keepLines w:val="0"/>
              <w:spacing w:after="40" w:before="40" w:line="252" w:lineRule="auto"/>
            </w:pPr>
            <w:r>
              <w:rPr>
                <w:rFonts w:ascii="Calibri" w:hAnsi="Calibri"/>
                <w:b w:val="0"/>
                <w:color w:val="000000"/>
                <w:sz w:val="19"/>
              </w:rPr>
              <w:t>No canonical GUI; custom simultaneous clients supported.</w:t>
            </w:r>
          </w:p>
        </w:tc>
        <w:tc>
          <w:tcPr>
            <w:tcW w:type="dxa" w:w="1757"/>
            <w:vAlign w:val="center"/>
            <w:shd w:fill="F2F5F7"/>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FFFFF"/>
          </w:tcPr>
          <w:p>
            <w:pPr>
              <w:keepNext w:val="0"/>
              <w:keepLines w:val="0"/>
              <w:spacing w:after="40" w:before="40" w:line="252" w:lineRule="auto"/>
              <w:jc w:val="center"/>
            </w:pPr>
            <w:r>
              <w:rPr>
                <w:rFonts w:ascii="Calibri" w:hAnsi="Calibri"/>
                <w:b w:val="0"/>
                <w:color w:val="000000"/>
                <w:sz w:val="19"/>
              </w:rPr>
              <w:t>ADR-011</w:t>
            </w:r>
          </w:p>
        </w:tc>
        <w:tc>
          <w:tcPr>
            <w:tcW w:type="dxa" w:w="2448"/>
            <w:vAlign w:val="center"/>
            <w:shd w:fill="FFFFFF"/>
          </w:tcPr>
          <w:p>
            <w:pPr>
              <w:keepNext w:val="0"/>
              <w:keepLines w:val="0"/>
              <w:spacing w:after="40" w:before="40" w:line="252" w:lineRule="auto"/>
            </w:pPr>
            <w:r>
              <w:rPr>
                <w:rFonts w:ascii="Calibri" w:hAnsi="Calibri"/>
                <w:b w:val="0"/>
                <w:color w:val="000000"/>
                <w:sz w:val="19"/>
              </w:rPr>
              <w:t>Existing Infrastructure First</w:t>
            </w:r>
          </w:p>
        </w:tc>
        <w:tc>
          <w:tcPr>
            <w:tcW w:type="dxa" w:w="4925"/>
            <w:vAlign w:val="center"/>
            <w:shd w:fill="FFFFFF"/>
          </w:tcPr>
          <w:p>
            <w:pPr>
              <w:keepNext w:val="0"/>
              <w:keepLines w:val="0"/>
              <w:spacing w:after="40" w:before="40" w:line="252" w:lineRule="auto"/>
            </w:pPr>
            <w:r>
              <w:rPr>
                <w:rFonts w:ascii="Calibri" w:hAnsi="Calibri"/>
                <w:b w:val="0"/>
                <w:color w:val="000000"/>
                <w:sz w:val="19"/>
              </w:rPr>
              <w:t>Integrate/adapt/borrow before custom-building infrastructure.</w:t>
            </w:r>
          </w:p>
        </w:tc>
        <w:tc>
          <w:tcPr>
            <w:tcW w:type="dxa" w:w="1757"/>
            <w:vAlign w:val="center"/>
            <w:shd w:fill="FFFFFF"/>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2F5F7"/>
          </w:tcPr>
          <w:p>
            <w:pPr>
              <w:keepNext w:val="0"/>
              <w:keepLines w:val="0"/>
              <w:spacing w:after="40" w:before="40" w:line="252" w:lineRule="auto"/>
              <w:jc w:val="center"/>
            </w:pPr>
            <w:r>
              <w:rPr>
                <w:rFonts w:ascii="Calibri" w:hAnsi="Calibri"/>
                <w:b w:val="0"/>
                <w:color w:val="000000"/>
                <w:sz w:val="19"/>
              </w:rPr>
              <w:t>ADR-012</w:t>
            </w:r>
          </w:p>
        </w:tc>
        <w:tc>
          <w:tcPr>
            <w:tcW w:type="dxa" w:w="2448"/>
            <w:vAlign w:val="center"/>
            <w:shd w:fill="F2F5F7"/>
          </w:tcPr>
          <w:p>
            <w:pPr>
              <w:keepNext w:val="0"/>
              <w:keepLines w:val="0"/>
              <w:spacing w:after="40" w:before="40" w:line="252" w:lineRule="auto"/>
            </w:pPr>
            <w:r>
              <w:rPr>
                <w:rFonts w:ascii="Calibri" w:hAnsi="Calibri"/>
                <w:b w:val="0"/>
                <w:color w:val="000000"/>
                <w:sz w:val="19"/>
              </w:rPr>
              <w:t>Durable Workflow Abstraction</w:t>
            </w:r>
          </w:p>
        </w:tc>
        <w:tc>
          <w:tcPr>
            <w:tcW w:type="dxa" w:w="4925"/>
            <w:vAlign w:val="center"/>
            <w:shd w:fill="F2F5F7"/>
          </w:tcPr>
          <w:p>
            <w:pPr>
              <w:keepNext w:val="0"/>
              <w:keepLines w:val="0"/>
              <w:spacing w:after="40" w:before="40" w:line="252" w:lineRule="auto"/>
            </w:pPr>
            <w:r>
              <w:rPr>
                <w:rFonts w:ascii="Calibri" w:hAnsi="Calibri"/>
                <w:b w:val="0"/>
                <w:color w:val="000000"/>
                <w:sz w:val="19"/>
              </w:rPr>
              <w:t>Long-running tasks use a durable workflow contract; Temporal leading candidate.</w:t>
            </w:r>
          </w:p>
        </w:tc>
        <w:tc>
          <w:tcPr>
            <w:tcW w:type="dxa" w:w="1757"/>
            <w:vAlign w:val="center"/>
            <w:shd w:fill="F2F5F7"/>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FFFFF"/>
          </w:tcPr>
          <w:p>
            <w:pPr>
              <w:keepNext w:val="0"/>
              <w:keepLines w:val="0"/>
              <w:spacing w:after="40" w:before="40" w:line="252" w:lineRule="auto"/>
              <w:jc w:val="center"/>
            </w:pPr>
            <w:r>
              <w:rPr>
                <w:rFonts w:ascii="Calibri" w:hAnsi="Calibri"/>
                <w:b w:val="0"/>
                <w:color w:val="000000"/>
                <w:sz w:val="19"/>
              </w:rPr>
              <w:t>ADR-013</w:t>
            </w:r>
          </w:p>
        </w:tc>
        <w:tc>
          <w:tcPr>
            <w:tcW w:type="dxa" w:w="2448"/>
            <w:vAlign w:val="center"/>
            <w:shd w:fill="FFFFFF"/>
          </w:tcPr>
          <w:p>
            <w:pPr>
              <w:keepNext w:val="0"/>
              <w:keepLines w:val="0"/>
              <w:spacing w:after="40" w:before="40" w:line="252" w:lineRule="auto"/>
            </w:pPr>
            <w:r>
              <w:rPr>
                <w:rFonts w:ascii="Calibri" w:hAnsi="Calibri"/>
                <w:b w:val="0"/>
                <w:color w:val="000000"/>
                <w:sz w:val="19"/>
              </w:rPr>
              <w:t>Invocation Authorization and Revocation</w:t>
            </w:r>
          </w:p>
        </w:tc>
        <w:tc>
          <w:tcPr>
            <w:tcW w:type="dxa" w:w="4925"/>
            <w:vAlign w:val="center"/>
            <w:shd w:fill="FFFFFF"/>
          </w:tcPr>
          <w:p>
            <w:pPr>
              <w:keepNext w:val="0"/>
              <w:keepLines w:val="0"/>
              <w:spacing w:after="40" w:before="40" w:line="252" w:lineRule="auto"/>
            </w:pPr>
            <w:r>
              <w:rPr>
                <w:rFonts w:ascii="Calibri" w:hAnsi="Calibri"/>
                <w:b w:val="0"/>
                <w:color w:val="000000"/>
                <w:sz w:val="19"/>
              </w:rPr>
              <w:t>Argument/target-bound dispatch, grant freshness, revocation checkpoints.</w:t>
            </w:r>
          </w:p>
        </w:tc>
        <w:tc>
          <w:tcPr>
            <w:tcW w:type="dxa" w:w="1757"/>
            <w:vAlign w:val="center"/>
            <w:shd w:fill="FFFFFF"/>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2F5F7"/>
          </w:tcPr>
          <w:p>
            <w:pPr>
              <w:keepNext w:val="0"/>
              <w:keepLines w:val="0"/>
              <w:spacing w:after="40" w:before="40" w:line="252" w:lineRule="auto"/>
              <w:jc w:val="center"/>
            </w:pPr>
            <w:r>
              <w:rPr>
                <w:rFonts w:ascii="Calibri" w:hAnsi="Calibri"/>
                <w:b w:val="0"/>
                <w:color w:val="000000"/>
                <w:sz w:val="19"/>
              </w:rPr>
              <w:t>ADR-014</w:t>
            </w:r>
          </w:p>
        </w:tc>
        <w:tc>
          <w:tcPr>
            <w:tcW w:type="dxa" w:w="2448"/>
            <w:vAlign w:val="center"/>
            <w:shd w:fill="F2F5F7"/>
          </w:tcPr>
          <w:p>
            <w:pPr>
              <w:keepNext w:val="0"/>
              <w:keepLines w:val="0"/>
              <w:spacing w:after="40" w:before="40" w:line="252" w:lineRule="auto"/>
            </w:pPr>
            <w:r>
              <w:rPr>
                <w:rFonts w:ascii="Calibri" w:hAnsi="Calibri"/>
                <w:b w:val="0"/>
                <w:color w:val="000000"/>
                <w:sz w:val="19"/>
              </w:rPr>
              <w:t>Windows Alpha Trust and Isolation</w:t>
            </w:r>
          </w:p>
        </w:tc>
        <w:tc>
          <w:tcPr>
            <w:tcW w:type="dxa" w:w="4925"/>
            <w:vAlign w:val="center"/>
            <w:shd w:fill="F2F5F7"/>
          </w:tcPr>
          <w:p>
            <w:pPr>
              <w:keepNext w:val="0"/>
              <w:keepLines w:val="0"/>
              <w:spacing w:after="40" w:before="40" w:line="252" w:lineRule="auto"/>
            </w:pPr>
            <w:r>
              <w:rPr>
                <w:rFonts w:ascii="Calibri" w:hAnsi="Calibri"/>
                <w:b w:val="0"/>
                <w:color w:val="000000"/>
                <w:sz w:val="19"/>
              </w:rPr>
              <w:t>Dedicated service identity; replaceable IsolationProvider and preferred Hyper-V alpha profile; unsupported or unvalidated untrusted execution disabled.</w:t>
            </w:r>
          </w:p>
        </w:tc>
        <w:tc>
          <w:tcPr>
            <w:tcW w:type="dxa" w:w="1757"/>
            <w:vAlign w:val="center"/>
            <w:shd w:fill="F2F5F7"/>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FFFFF"/>
          </w:tcPr>
          <w:p>
            <w:pPr>
              <w:keepNext w:val="0"/>
              <w:keepLines w:val="0"/>
              <w:spacing w:after="40" w:before="40" w:line="252" w:lineRule="auto"/>
              <w:jc w:val="center"/>
            </w:pPr>
            <w:r>
              <w:rPr>
                <w:rFonts w:ascii="Calibri" w:hAnsi="Calibri"/>
                <w:b w:val="0"/>
                <w:color w:val="000000"/>
                <w:sz w:val="19"/>
              </w:rPr>
              <w:t>ADR-015</w:t>
            </w:r>
          </w:p>
        </w:tc>
        <w:tc>
          <w:tcPr>
            <w:tcW w:type="dxa" w:w="2448"/>
            <w:vAlign w:val="center"/>
            <w:shd w:fill="FFFFFF"/>
          </w:tcPr>
          <w:p>
            <w:pPr>
              <w:keepNext w:val="0"/>
              <w:keepLines w:val="0"/>
              <w:spacing w:after="40" w:before="40" w:line="252" w:lineRule="auto"/>
            </w:pPr>
            <w:r>
              <w:rPr>
                <w:rFonts w:ascii="Calibri" w:hAnsi="Calibri"/>
                <w:b w:val="0"/>
                <w:color w:val="000000"/>
                <w:sz w:val="19"/>
              </w:rPr>
              <w:t>Persistence and Recovery</w:t>
            </w:r>
          </w:p>
        </w:tc>
        <w:tc>
          <w:tcPr>
            <w:tcW w:type="dxa" w:w="4925"/>
            <w:vAlign w:val="center"/>
            <w:shd w:fill="FFFFFF"/>
          </w:tcPr>
          <w:p>
            <w:pPr>
              <w:keepNext w:val="0"/>
              <w:keepLines w:val="0"/>
              <w:spacing w:after="40" w:before="40" w:line="252" w:lineRule="auto"/>
            </w:pPr>
            <w:r>
              <w:rPr>
                <w:rFonts w:ascii="Calibri" w:hAnsi="Calibri"/>
                <w:b w:val="0"/>
                <w:color w:val="000000"/>
                <w:sz w:val="19"/>
              </w:rPr>
              <w:t>Replaceable persistence contracts; SQLite and canonical-file alpha profile; journal, deletion ledger, recovery/migration guarantees; configurable operational targets pending validation.</w:t>
            </w:r>
          </w:p>
        </w:tc>
        <w:tc>
          <w:tcPr>
            <w:tcW w:type="dxa" w:w="1757"/>
            <w:vAlign w:val="center"/>
            <w:shd w:fill="FFFFFF"/>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2F5F7"/>
          </w:tcPr>
          <w:p>
            <w:pPr>
              <w:keepNext w:val="0"/>
              <w:keepLines w:val="0"/>
              <w:spacing w:after="40" w:before="40" w:line="252" w:lineRule="auto"/>
              <w:jc w:val="center"/>
            </w:pPr>
            <w:r>
              <w:rPr>
                <w:rFonts w:ascii="Calibri" w:hAnsi="Calibri"/>
                <w:b w:val="0"/>
                <w:color w:val="000000"/>
                <w:sz w:val="19"/>
              </w:rPr>
              <w:t>ADR-016</w:t>
            </w:r>
          </w:p>
        </w:tc>
        <w:tc>
          <w:tcPr>
            <w:tcW w:type="dxa" w:w="2448"/>
            <w:vAlign w:val="center"/>
            <w:shd w:fill="F2F5F7"/>
          </w:tcPr>
          <w:p>
            <w:pPr>
              <w:keepNext w:val="0"/>
              <w:keepLines w:val="0"/>
              <w:spacing w:after="40" w:before="40" w:line="252" w:lineRule="auto"/>
            </w:pPr>
            <w:r>
              <w:rPr>
                <w:rFonts w:ascii="Calibri" w:hAnsi="Calibri"/>
                <w:b w:val="0"/>
                <w:color w:val="000000"/>
                <w:sz w:val="19"/>
              </w:rPr>
              <w:t>Resource Admission Ownership</w:t>
            </w:r>
          </w:p>
        </w:tc>
        <w:tc>
          <w:tcPr>
            <w:tcW w:type="dxa" w:w="4925"/>
            <w:vAlign w:val="center"/>
            <w:shd w:fill="F2F5F7"/>
          </w:tcPr>
          <w:p>
            <w:pPr>
              <w:keepNext w:val="0"/>
              <w:keepLines w:val="0"/>
              <w:spacing w:after="40" w:before="40" w:line="252" w:lineRule="auto"/>
            </w:pPr>
            <w:r>
              <w:rPr>
                <w:rFonts w:ascii="Calibri" w:hAnsi="Calibri"/>
                <w:b w:val="0"/>
                <w:color w:val="000000"/>
                <w:sz w:val="19"/>
              </w:rPr>
              <w:t>Atomic reservations; router/manager/executor boundaries.</w:t>
            </w:r>
          </w:p>
        </w:tc>
        <w:tc>
          <w:tcPr>
            <w:tcW w:type="dxa" w:w="1757"/>
            <w:vAlign w:val="center"/>
            <w:shd w:fill="F2F5F7"/>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FFFFF"/>
          </w:tcPr>
          <w:p>
            <w:pPr>
              <w:keepNext w:val="0"/>
              <w:keepLines w:val="0"/>
              <w:spacing w:after="40" w:before="40" w:line="252" w:lineRule="auto"/>
              <w:jc w:val="center"/>
            </w:pPr>
            <w:r>
              <w:rPr>
                <w:rFonts w:ascii="Calibri" w:hAnsi="Calibri"/>
                <w:b w:val="0"/>
                <w:color w:val="000000"/>
                <w:sz w:val="19"/>
              </w:rPr>
              <w:t>ADR-017</w:t>
            </w:r>
          </w:p>
        </w:tc>
        <w:tc>
          <w:tcPr>
            <w:tcW w:type="dxa" w:w="2448"/>
            <w:vAlign w:val="center"/>
            <w:shd w:fill="FFFFFF"/>
          </w:tcPr>
          <w:p>
            <w:pPr>
              <w:keepNext w:val="0"/>
              <w:keepLines w:val="0"/>
              <w:spacing w:after="40" w:before="40" w:line="252" w:lineRule="auto"/>
            </w:pPr>
            <w:r>
              <w:rPr>
                <w:rFonts w:ascii="Calibri" w:hAnsi="Calibri"/>
                <w:b w:val="0"/>
                <w:color w:val="000000"/>
                <w:sz w:val="19"/>
              </w:rPr>
              <w:t>Gateway Authentication and Compatibility</w:t>
            </w:r>
          </w:p>
        </w:tc>
        <w:tc>
          <w:tcPr>
            <w:tcW w:type="dxa" w:w="4925"/>
            <w:vAlign w:val="center"/>
            <w:shd w:fill="FFFFFF"/>
          </w:tcPr>
          <w:p>
            <w:pPr>
              <w:keepNext w:val="0"/>
              <w:keepLines w:val="0"/>
              <w:spacing w:after="40" w:before="40" w:line="252" w:lineRule="auto"/>
            </w:pPr>
            <w:r>
              <w:rPr>
                <w:rFonts w:ascii="Calibri" w:hAnsi="Calibri"/>
                <w:b w:val="0"/>
                <w:color w:val="000000"/>
                <w:sz w:val="19"/>
              </w:rPr>
              <w:t>Transport-independent ClientGateway; loopback HTTP/WebSocket alpha profile; user authentication, pairing, browser/native session protection, event scope and negotiation.</w:t>
            </w:r>
          </w:p>
        </w:tc>
        <w:tc>
          <w:tcPr>
            <w:tcW w:type="dxa" w:w="1757"/>
            <w:vAlign w:val="center"/>
            <w:shd w:fill="FFFFFF"/>
          </w:tcPr>
          <w:p>
            <w:pPr>
              <w:keepNext w:val="0"/>
              <w:keepLines w:val="0"/>
              <w:spacing w:after="40" w:before="40" w:line="252" w:lineRule="auto"/>
            </w:pPr>
            <w:r>
              <w:rPr>
                <w:rFonts w:ascii="Calibri" w:hAnsi="Calibri"/>
                <w:b w:val="0"/>
                <w:color w:val="000000"/>
                <w:sz w:val="19"/>
              </w:rPr>
              <w:t>Pending completion and approval</w:t>
            </w:r>
          </w:p>
        </w:tc>
      </w:tr>
      <w:tr>
        <w:trPr>
          <w:cantSplit/>
        </w:trPr>
        <w:tc>
          <w:tcPr>
            <w:tcW w:type="dxa" w:w="1037"/>
            <w:vAlign w:val="center"/>
            <w:shd w:fill="F2F5F7"/>
          </w:tcPr>
          <w:p>
            <w:pPr>
              <w:keepNext w:val="0"/>
              <w:keepLines w:val="0"/>
              <w:spacing w:after="40" w:before="40" w:line="252" w:lineRule="auto"/>
              <w:jc w:val="center"/>
            </w:pPr>
            <w:r>
              <w:rPr>
                <w:rFonts w:ascii="Calibri" w:hAnsi="Calibri"/>
                <w:b w:val="0"/>
                <w:color w:val="000000"/>
                <w:sz w:val="19"/>
              </w:rPr>
              <w:t>ADR-018</w:t>
            </w:r>
          </w:p>
        </w:tc>
        <w:tc>
          <w:tcPr>
            <w:tcW w:type="dxa" w:w="2448"/>
            <w:vAlign w:val="center"/>
            <w:shd w:fill="F2F5F7"/>
          </w:tcPr>
          <w:p>
            <w:pPr>
              <w:keepNext w:val="0"/>
              <w:keepLines w:val="0"/>
              <w:spacing w:after="40" w:before="40" w:line="252" w:lineRule="auto"/>
            </w:pPr>
            <w:r>
              <w:rPr>
                <w:rFonts w:ascii="Calibri" w:hAnsi="Calibri"/>
                <w:b w:val="0"/>
                <w:color w:val="000000"/>
                <w:sz w:val="19"/>
              </w:rPr>
              <w:t>External Effects and Reconciliation</w:t>
            </w:r>
          </w:p>
        </w:tc>
        <w:tc>
          <w:tcPr>
            <w:tcW w:type="dxa" w:w="4925"/>
            <w:vAlign w:val="center"/>
            <w:shd w:fill="F2F5F7"/>
          </w:tcPr>
          <w:p>
            <w:pPr>
              <w:keepNext w:val="0"/>
              <w:keepLines w:val="0"/>
              <w:spacing w:after="40" w:before="40" w:line="252" w:lineRule="auto"/>
            </w:pPr>
            <w:r>
              <w:rPr>
                <w:rFonts w:ascii="Calibri" w:hAnsi="Calibri"/>
                <w:b w:val="0"/>
                <w:color w:val="000000"/>
                <w:sz w:val="19"/>
              </w:rPr>
              <w:t>Idempotency scope, unknown outcome, no unsafe automatic retry.</w:t>
            </w:r>
          </w:p>
        </w:tc>
        <w:tc>
          <w:tcPr>
            <w:tcW w:type="dxa" w:w="1757"/>
            <w:vAlign w:val="center"/>
            <w:shd w:fill="F2F5F7"/>
          </w:tcPr>
          <w:p>
            <w:pPr>
              <w:keepNext w:val="0"/>
              <w:keepLines w:val="0"/>
              <w:spacing w:after="40" w:before="40" w:line="252" w:lineRule="auto"/>
            </w:pPr>
            <w:r>
              <w:rPr>
                <w:rFonts w:ascii="Calibri" w:hAnsi="Calibri"/>
                <w:b w:val="0"/>
                <w:color w:val="000000"/>
                <w:sz w:val="19"/>
              </w:rPr>
              <w:t>Pending completion and approval</w:t>
            </w:r>
          </w:p>
        </w:tc>
      </w:tr>
      <w:tr>
        <w:trPr>
          <w:cantSplit/>
          <w:ins w:id="9085" w:author="Claude" w:date="2026-10-07T12:00:00Z"/>
        </w:trPr>
        <w:tc>
          <w:tcPr>
            <w:tcW w:type="dxa" w:w="1037"/>
            <w:vAlign w:val="center"/>
            <w:shd w:fill="F2F5F7"/>
          </w:tcPr>
          <w:p>
            <w:pPr>
              <w:keepNext w:val="0"/>
              <w:keepLines w:val="0"/>
              <w:spacing w:after="40" w:before="40" w:line="252" w:lineRule="auto"/>
              <w:jc w:val="center"/>
              <w:rPr>
                <w:ins w:id="9077" w:author="Claude" w:date="2026-10-07T12:00:00Z"/>
              </w:rPr>
            </w:pPr>
            <w:ins w:id="9078" w:author="Claude" w:date="2026-10-07T12:00:00Z">
              <w:r>
                <w:rPr>
                  <w:rFonts w:ascii="Calibri" w:hAnsi="Calibri"/>
                  <w:b w:val="0"/>
                  <w:color w:val="000000"/>
                  <w:sz w:val="19"/>
                </w:rPr>
                <w:t xml:space="preserve">ADR (pending number)</w:t>
              </w:r>
            </w:ins>
          </w:p>
        </w:tc>
        <w:tc>
          <w:tcPr>
            <w:tcW w:type="dxa" w:w="2448"/>
            <w:vAlign w:val="center"/>
            <w:shd w:fill="F2F5F7"/>
          </w:tcPr>
          <w:p>
            <w:pPr>
              <w:keepNext w:val="0"/>
              <w:keepLines w:val="0"/>
              <w:spacing w:after="40" w:before="40" w:line="252" w:lineRule="auto"/>
              <w:rPr>
                <w:ins w:id="9079" w:author="Claude" w:date="2026-10-07T12:00:00Z"/>
              </w:rPr>
            </w:pPr>
            <w:ins w:id="9080" w:author="Claude" w:date="2026-10-07T12:00:00Z">
              <w:r>
                <w:rPr>
                  <w:rFonts w:ascii="Calibri" w:hAnsi="Calibri"/>
                  <w:b w:val="0"/>
                  <w:color w:val="000000"/>
                  <w:sz w:val="19"/>
                </w:rPr>
                <w:t xml:space="preserve">Agent Runtime Containment and Context Trust</w:t>
              </w:r>
            </w:ins>
          </w:p>
        </w:tc>
        <w:tc>
          <w:tcPr>
            <w:tcW w:type="dxa" w:w="4925"/>
            <w:vAlign w:val="center"/>
            <w:shd w:fill="F2F5F7"/>
          </w:tcPr>
          <w:p>
            <w:pPr>
              <w:keepNext w:val="0"/>
              <w:keepLines w:val="0"/>
              <w:spacing w:after="40" w:before="40" w:line="252" w:lineRule="auto"/>
              <w:rPr>
                <w:ins w:id="9081" w:author="Claude" w:date="2026-10-07T12:00:00Z"/>
              </w:rPr>
            </w:pPr>
            <w:ins w:id="9082" w:author="Claude" w:date="2026-10-07T12:00:00Z">
              <w:r>
                <w:rPr>
                  <w:rFonts w:ascii="Calibri" w:hAnsi="Calibri"/>
                  <w:b w:val="0"/>
                  <w:color w:val="000000"/>
                  <w:sz w:val="19"/>
                </w:rPr>
                <w:t xml:space="preserve">Agent runtimes never trusted Core; broker-only tool/model access; protected Core targets; tool-definition pinning.</w:t>
              </w:r>
            </w:ins>
          </w:p>
        </w:tc>
        <w:tc>
          <w:tcPr>
            <w:tcW w:type="dxa" w:w="1757"/>
            <w:vAlign w:val="center"/>
            <w:shd w:fill="F2F5F7"/>
          </w:tcPr>
          <w:p>
            <w:pPr>
              <w:keepNext w:val="0"/>
              <w:keepLines w:val="0"/>
              <w:spacing w:after="40" w:before="40" w:line="252" w:lineRule="auto"/>
              <w:rPr>
                <w:ins w:id="9083" w:author="Claude" w:date="2026-10-07T12:00:00Z"/>
              </w:rPr>
            </w:pPr>
            <w:ins w:id="9084" w:author="Claude" w:date="2026-10-07T12:00:00Z">
              <w:r>
                <w:rPr>
                  <w:rFonts w:ascii="Calibri" w:hAnsi="Calibri"/>
                  <w:b w:val="0"/>
                  <w:color w:val="000000"/>
                  <w:sz w:val="19"/>
                </w:rPr>
                <w:t xml:space="preserve">Proposed; pending completion and approval</w:t>
              </w:r>
            </w:ins>
          </w:p>
        </w:tc>
      </w:tr>
    </w:tbl>
    <w:p>
      <w:pPr>
        <w:widowControl/>
      </w:pPr>
    </w:p>
    <w:p>
      <w:pPr>
        <w:widowControl/>
      </w:pPr>
      <w:r>
        <w:rPr>
          <w:rFonts w:ascii="Calibri" w:hAnsi="Calibri"/>
          <w:color w:val="000000"/>
        </w:rPr>
        <w:t>ADR register status: all ADR-001 through ADR-018 entries identify decisions to document and approve. This specification records accepted requirement direction; it does not establish that any ADR document has been completed or approved. All supporting implementation evidence is pending.</w:t>
      </w:r>
    </w:p>
    <w:p>
      <w:pPr>
        <w:pStyle w:val="Heading2"/>
        <w:keepNext/>
        <w:widowControl/>
      </w:pPr>
      <w:r>
        <w:rPr>
          <w:color w:val="000000"/>
        </w:rPr>
        <w:t>ADR-013 Invocation Authorization and Revocation</w:t>
      </w:r>
    </w:p>
    <w:p>
      <w:pPr>
        <w:widowControl/>
      </w:pPr>
      <w:r>
        <w:rPr>
          <w:rFonts w:ascii="Calibri" w:hAnsi="Calibri"/>
          <w:color w:val="000000"/>
        </w:rPr>
        <w:t>Status: pending completion and approval. Required evidence: pending. The completed ADR must cover the following decision details and their associated validation.</w:t>
      </w:r>
    </w:p>
    <w:p>
      <w:pPr>
        <w:pStyle w:val="ListBullet"/>
        <w:widowControl/>
      </w:pPr>
      <w:r>
        <w:t>Authenticated identity derivation.</w:t>
      </w:r>
    </w:p>
    <w:p>
      <w:pPr>
        <w:pStyle w:val="ListBullet"/>
        <w:widowControl/>
      </w:pPr>
      <w:r>
        <w:t>Canonical target and argument binding.</w:t>
      </w:r>
    </w:p>
    <w:p>
      <w:pPr>
        <w:pStyle w:val="ListBullet"/>
        <w:widowControl/>
      </w:pPr>
      <w:r>
        <w:t>Policy revision and grant epoch.</w:t>
      </w:r>
    </w:p>
    <w:p>
      <w:pPr>
        <w:pStyle w:val="ListBullet"/>
        <w:widowControl/>
      </w:pPr>
      <w:r>
        <w:t>Delegation limits and provider audience.</w:t>
      </w:r>
    </w:p>
    <w:p>
      <w:pPr>
        <w:pStyle w:val="ListBullet"/>
        <w:widowControl/>
      </w:pPr>
      <w:r>
        <w:t>Revocation checkpoints.</w:t>
      </w:r>
    </w:p>
    <w:p>
      <w:pPr>
        <w:pStyle w:val="ListBullet"/>
        <w:widowControl/>
      </w:pPr>
      <w:r>
        <w:t>Restart behavior.</w:t>
      </w:r>
    </w:p>
    <w:p>
      <w:pPr>
        <w:pStyle w:val="ListBullet"/>
        <w:widowControl/>
      </w:pPr>
      <w:r>
        <w:t>Expiry and clock assumptions.</w:t>
      </w:r>
    </w:p>
    <w:p>
      <w:pPr>
        <w:pStyle w:val="ListBullet"/>
        <w:widowControl/>
      </w:pPr>
      <w:r>
        <w:t>Approval replay prevention.</w:t>
      </w:r>
    </w:p>
    <w:p>
      <w:pPr>
        <w:pStyle w:val="ListBullet"/>
        <w:widowControl/>
      </w:pPr>
      <w:r>
        <w:t>Authorization of status, cancellation and reconciliation; reconciliation service scope without restoration of expired task grants (CAP-012).</w:t>
      </w:r>
    </w:p>
    <w:p>
      <w:pPr>
        <w:pStyle w:val="ListBullet"/>
        <w:widowControl/>
        <w:rPr>
          <w:ins w:id="9043" w:author="Claude" w:date="2026-10-07T12:00:00Z"/>
        </w:rPr>
      </w:pPr>
      <w:ins w:id="9044" w:author="Claude" w:date="2026-10-07T12:00:00Z">
        <w:r>
          <w:t xml:space="preserve">Approval object, approval-capable client scopes, expiry, and non-reuse (NEW-A).</w:t>
        </w:r>
      </w:ins>
    </w:p>
    <w:p>
      <w:pPr>
        <w:pStyle w:val="ListBullet"/>
        <w:widowControl/>
        <w:rPr>
          <w:ins w:id="9045" w:author="Claude" w:date="2026-10-07T12:00:00Z"/>
        </w:rPr>
      </w:pPr>
      <w:ins w:id="9046" w:author="Claude" w:date="2026-10-07T12:00:00Z">
        <w:r>
          <w:t xml:space="preserve">Disclosure class, untrusted-ingestion trigger, and model-constructed parameters (NEW-B).</w:t>
        </w:r>
      </w:ins>
    </w:p>
    <w:p>
      <w:pPr>
        <w:pStyle w:val="ListBullet"/>
        <w:widowControl/>
        <w:rPr>
          <w:ins w:id="9047" w:author="Claude" w:date="2026-10-07T12:00:00Z"/>
        </w:rPr>
      </w:pPr>
      <w:ins w:id="9048" w:author="Claude" w:date="2026-10-07T12:00:00Z">
        <w:r>
          <w:t xml:space="preserve">Origin of task grant sets and the CTX-002 approval boundary (NEW-H).</w:t>
        </w:r>
      </w:ins>
    </w:p>
    <w:p>
      <w:pPr>
        <w:pStyle w:val="Heading2"/>
        <w:keepNext/>
        <w:widowControl/>
      </w:pPr>
      <w:r>
        <w:rPr>
          <w:color w:val="000000"/>
        </w:rPr>
        <w:t>ADR-014 Windows Alpha Trust and Isolation</w:t>
      </w:r>
    </w:p>
    <w:p>
      <w:pPr>
        <w:widowControl/>
      </w:pPr>
      <w:r>
        <w:rPr>
          <w:rFonts w:ascii="Calibri" w:hAnsi="Calibri"/>
          <w:color w:val="000000"/>
        </w:rPr>
        <w:t>Status: pending completion and approval. Required evidence: pending. The completed ADR must cover the following decision details and their associated validation.</w:t>
      </w:r>
    </w:p>
    <w:p>
      <w:pPr>
        <w:pStyle w:val="ListBullet"/>
        <w:widowControl/>
      </w:pPr>
      <w:r>
        <w:t>Host and guest trust boundary.</w:t>
      </w:r>
    </w:p>
    <w:p>
      <w:pPr>
        <w:pStyle w:val="ListBullet"/>
        <w:widowControl/>
      </w:pPr>
      <w:r>
        <w:t>Supported Windows edition and virtualization prerequisites.</w:t>
      </w:r>
    </w:p>
    <w:p>
      <w:pPr>
        <w:pStyle w:val="ListBullet"/>
        <w:widowControl/>
      </w:pPr>
      <w:r>
        <w:t>Core service identity and ACLs.</w:t>
      </w:r>
    </w:p>
    <w:p>
      <w:pPr>
        <w:pStyle w:val="ListBullet"/>
        <w:widowControl/>
      </w:pPr>
      <w:r>
        <w:t>Hyper-V guest configuration.</w:t>
      </w:r>
    </w:p>
    <w:p>
      <w:pPr>
        <w:pStyle w:val="ListBullet"/>
        <w:widowControl/>
      </w:pPr>
      <w:r>
        <w:t>Input/output exchange and worker authentication.</w:t>
      </w:r>
    </w:p>
    <w:p>
      <w:pPr>
        <w:pStyle w:val="ListBullet"/>
        <w:widowControl/>
      </w:pPr>
      <w:r>
        <w:t>Egress, mounts, clipboard, device, and credential restrictions.</w:t>
      </w:r>
    </w:p>
    <w:p>
      <w:pPr>
        <w:pStyle w:val="ListBullet"/>
        <w:widowControl/>
      </w:pPr>
      <w:r>
        <w:t>VM cleanup and allocation reconciliation.</w:t>
      </w:r>
    </w:p>
    <w:p>
      <w:pPr>
        <w:pStyle w:val="ListBullet"/>
        <w:widowControl/>
      </w:pPr>
      <w:r>
        <w:t>Disabled-feature behavior when isolation is unavailable.</w:t>
      </w:r>
    </w:p>
    <w:p>
      <w:pPr>
        <w:pStyle w:val="ListBullet"/>
        <w:widowControl/>
      </w:pPr>
      <w:r>
        <w:t>Dedicated worker endpoint, audience/generation authentication, credential rotation and revocation, and denial of guest access to login/pairing/admin endpoints (SEC-019).</w:t>
      </w:r>
    </w:p>
    <w:p>
      <w:pPr>
        <w:pStyle w:val="ListBullet"/>
        <w:widowControl/>
      </w:pPr>
      <w:r>
        <w:t>Define IsolationProvider conformance independently of Hyper-V and validate the preferred Windows alpha profile before enabling it.</w:t>
      </w:r>
    </w:p>
    <w:p>
      <w:pPr>
        <w:pStyle w:val="ListBullet"/>
        <w:widowControl/>
        <w:rPr>
          <w:ins w:id="9049" w:author="Claude" w:date="2026-10-07T12:00:00Z"/>
        </w:rPr>
      </w:pPr>
      <w:ins w:id="9050" w:author="Claude" w:date="2026-10-07T12:00:00Z">
        <w:r>
          <w:t xml:space="preserve">Enumerated guest broker operations, untrusted-origin labelling, and guest budget (NEW-E).</w:t>
        </w:r>
      </w:ins>
    </w:p>
    <w:p>
      <w:pPr>
        <w:pStyle w:val="ListBullet"/>
        <w:widowControl/>
        <w:rPr>
          <w:ins w:id="9051" w:author="Claude" w:date="2026-10-07T12:00:00Z"/>
        </w:rPr>
      </w:pPr>
      <w:ins w:id="9052" w:author="Claude" w:date="2026-10-07T12:00:00Z">
        <w:r>
          <w:t xml:space="preserve">Host–guest socket transport, or a firewall-enforced private interface with a port-scan validation (SEC-019 amendment).</w:t>
        </w:r>
      </w:ins>
    </w:p>
    <w:p>
      <w:pPr>
        <w:pStyle w:val="ListBullet"/>
        <w:widowControl/>
        <w:rPr>
          <w:ins w:id="9053" w:author="Claude" w:date="2026-10-07T12:00:00Z"/>
        </w:rPr>
      </w:pPr>
      <w:ins w:id="9054" w:author="Claude" w:date="2026-10-07T12:00:00Z">
        <w:r>
          <w:t xml:space="preserve">Guest reuse: reset to a known checkpoint between tasks of one user only; never reuse across users or security domains.</w:t>
        </w:r>
      </w:ins>
    </w:p>
    <w:p>
      <w:pPr>
        <w:pStyle w:val="Heading2"/>
        <w:keepNext/>
        <w:widowControl/>
      </w:pPr>
      <w:r>
        <w:rPr>
          <w:color w:val="000000"/>
        </w:rPr>
        <w:t>ADR-015 Persistence and Recovery</w:t>
      </w:r>
    </w:p>
    <w:p>
      <w:pPr>
        <w:widowControl/>
      </w:pPr>
      <w:r>
        <w:rPr>
          <w:rFonts w:ascii="Calibri" w:hAnsi="Calibri"/>
          <w:color w:val="000000"/>
        </w:rPr>
        <w:t>Status: pending completion and approval. Required evidence: pending. The completed ADR must cover the following decision details and their associated validation.</w:t>
      </w:r>
    </w:p>
    <w:p>
      <w:pPr>
        <w:pStyle w:val="ListBullet"/>
        <w:widowControl/>
      </w:pPr>
      <w:r>
        <w:t>Authoritative versus rebuildable data.</w:t>
      </w:r>
    </w:p>
    <w:p>
      <w:pPr>
        <w:pStyle w:val="ListBullet"/>
        <w:widowControl/>
      </w:pPr>
      <w:r>
        <w:t>SQLite transaction and durability settings.</w:t>
      </w:r>
    </w:p>
    <w:p>
      <w:pPr>
        <w:pStyle w:val="ListBullet"/>
        <w:widowControl/>
      </w:pPr>
      <w:r>
        <w:t>Canonical file consistency.</w:t>
      </w:r>
    </w:p>
    <w:p>
      <w:pPr>
        <w:pStyle w:val="ListBullet"/>
        <w:widowControl/>
      </w:pPr>
      <w:r>
        <w:t>Backup encryption and key recovery.</w:t>
      </w:r>
    </w:p>
    <w:p>
      <w:pPr>
        <w:pStyle w:val="ListBullet"/>
        <w:widowControl/>
      </w:pPr>
      <w:r>
        <w:t>Migration and rollback compatibility.</w:t>
      </w:r>
    </w:p>
    <w:p>
      <w:pPr>
        <w:pStyle w:val="ListBullet"/>
        <w:widowControl/>
      </w:pPr>
      <w:r>
        <w:t>RPO/RTO validation.</w:t>
      </w:r>
    </w:p>
    <w:p>
      <w:pPr>
        <w:pStyle w:val="ListBullet"/>
        <w:widowControl/>
      </w:pPr>
      <w:r>
        <w:t>Deletion ledger retention and restore quarantine.</w:t>
      </w:r>
    </w:p>
    <w:p>
      <w:pPr>
        <w:pStyle w:val="ListBullet"/>
        <w:widowControl/>
      </w:pPr>
      <w:r>
        <w:t>External effects after restoration from older state.</w:t>
      </w:r>
    </w:p>
    <w:p>
      <w:pPr>
        <w:pStyle w:val="ListBullet"/>
        <w:widowControl/>
      </w:pPr>
      <w:r>
        <w:t>Replaceable persistence contract semantics and stateful provider migration evidence.</w:t>
      </w:r>
    </w:p>
    <w:p>
      <w:pPr>
        <w:pStyle w:val="ListBullet"/>
        <w:widowControl/>
      </w:pPr>
      <w:r>
        <w:t>Configurable 24-hour RPO, 4-hour RTO, 24-hour purge and 30-day retention targets; validation and measurements pending.</w:t>
      </w:r>
    </w:p>
    <w:p>
      <w:pPr>
        <w:pStyle w:val="ListBullet"/>
        <w:widowControl/>
      </w:pPr>
      <w:r>
        <w:t>Restored-control-plane generation, fencing of surviving instances, authoritative revocation/deletion recovery or quarantine (OPS-013; TEST-011).</w:t>
      </w:r>
    </w:p>
    <w:p>
      <w:pPr>
        <w:pStyle w:val="ListBullet"/>
        <w:widowControl/>
        <w:rPr>
          <w:ins w:id="9055" w:author="Claude" w:date="2026-10-07T12:00:00Z"/>
        </w:rPr>
      </w:pPr>
      <w:ins w:id="9056" w:author="Claude" w:date="2026-10-07T12:00:00Z">
        <w:r>
          <w:t xml:space="preserve">Authority ledger content, off-host replication, and recovery-point target (NEW-F); recommended option is replication of each authority change before acknowledgement; decision pending.</w:t>
        </w:r>
      </w:ins>
    </w:p>
    <w:p>
      <w:pPr>
        <w:pStyle w:val="ListBullet"/>
        <w:widowControl/>
        <w:rPr>
          <w:ins w:id="9057" w:author="Claude" w:date="2026-10-07T12:00:00Z"/>
        </w:rPr>
      </w:pPr>
      <w:ins w:id="9058" w:author="Claude" w:date="2026-10-07T12:00:00Z">
        <w:r>
          <w:t xml:space="preserve">Rotation or revocation of restored external-service credentials, and operator confirmation where rotation is impossible (NEW-G).</w:t>
        </w:r>
      </w:ins>
    </w:p>
    <w:p>
      <w:pPr>
        <w:pStyle w:val="Heading2"/>
        <w:keepNext/>
        <w:widowControl/>
      </w:pPr>
      <w:r>
        <w:rPr>
          <w:color w:val="000000"/>
        </w:rPr>
        <w:t>ADR-016 Resource Admission Ownership</w:t>
      </w:r>
    </w:p>
    <w:p>
      <w:pPr>
        <w:widowControl/>
      </w:pPr>
      <w:r>
        <w:rPr>
          <w:rFonts w:ascii="Calibri" w:hAnsi="Calibri"/>
          <w:color w:val="000000"/>
        </w:rPr>
        <w:t>Status: pending completion and approval. Required evidence: pending. The completed ADR must cover the following decision details and their associated validation.</w:t>
      </w:r>
    </w:p>
    <w:p>
      <w:pPr>
        <w:pStyle w:val="ListBullet"/>
        <w:widowControl/>
      </w:pPr>
      <w:r>
        <w:t>Single admission authority.</w:t>
      </w:r>
    </w:p>
    <w:p>
      <w:pPr>
        <w:pStyle w:val="ListBullet"/>
        <w:widowControl/>
      </w:pPr>
      <w:r>
        <w:t>Atomic reservations.</w:t>
      </w:r>
    </w:p>
    <w:p>
      <w:pPr>
        <w:pStyle w:val="ListBullet"/>
        <w:widowControl/>
      </w:pPr>
      <w:r>
        <w:t>Capacity estimation and headroom.</w:t>
      </w:r>
    </w:p>
    <w:p>
      <w:pPr>
        <w:pStyle w:val="ListBullet"/>
        <w:widowControl/>
      </w:pPr>
      <w:r>
        <w:t>Runtime-owned versus externally owned allocations.</w:t>
      </w:r>
    </w:p>
    <w:p>
      <w:pPr>
        <w:pStyle w:val="ListBullet"/>
        <w:widowControl/>
      </w:pPr>
      <w:r>
        <w:t>Model loading and draining ownership.</w:t>
      </w:r>
    </w:p>
    <w:p>
      <w:pPr>
        <w:pStyle w:val="ListBullet"/>
        <w:widowControl/>
      </w:pPr>
      <w:r>
        <w:t>Crash reconciliation.</w:t>
      </w:r>
    </w:p>
    <w:p>
      <w:pPr>
        <w:pStyle w:val="ListBullet"/>
        <w:widowControl/>
      </w:pPr>
      <w:r>
        <w:t>Gaming-mode policy.</w:t>
      </w:r>
    </w:p>
    <w:p>
      <w:pPr>
        <w:pStyle w:val="ListBullet"/>
        <w:widowControl/>
      </w:pPr>
      <w:r>
        <w:t>Future delegation to infrastructure schedulers.</w:t>
      </w:r>
    </w:p>
    <w:p>
      <w:pPr>
        <w:pStyle w:val="ListBullet"/>
        <w:widowControl/>
        <w:rPr>
          <w:ins w:id="9059" w:author="Claude" w:date="2026-10-07T12:00:00Z"/>
        </w:rPr>
      </w:pPr>
      <w:ins w:id="9060" w:author="Claude" w:date="2026-10-07T12:00:00Z">
        <w:r>
          <w:t xml:space="preserve">Dedicated model-runtime instance reachable only by Freya, or accounting of all shared-runtime usage as external.</w:t>
        </w:r>
      </w:ins>
    </w:p>
    <w:p>
      <w:pPr>
        <w:pStyle w:val="Heading2"/>
        <w:keepNext/>
        <w:widowControl/>
      </w:pPr>
      <w:r>
        <w:rPr>
          <w:color w:val="000000"/>
        </w:rPr>
        <w:t>ADR-017 Gateway Authentication and Compatibility</w:t>
      </w:r>
    </w:p>
    <w:p>
      <w:pPr>
        <w:widowControl/>
      </w:pPr>
      <w:r>
        <w:rPr>
          <w:rFonts w:ascii="Calibri" w:hAnsi="Calibri"/>
          <w:color w:val="000000"/>
        </w:rPr>
        <w:t>Status: pending completion and approval. Required evidence: pending. The completed ADR must cover the following decision details and their associated validation.</w:t>
      </w:r>
    </w:p>
    <w:p>
      <w:pPr>
        <w:pStyle w:val="ListBullet"/>
        <w:widowControl/>
      </w:pPr>
      <w:r>
        <w:t>User authentication versus client pairing.</w:t>
      </w:r>
    </w:p>
    <w:p>
      <w:pPr>
        <w:pStyle w:val="ListBullet"/>
        <w:widowControl/>
      </w:pPr>
      <w:r>
        <w:t>Session issuance, storage, expiry, and revocation.</w:t>
      </w:r>
    </w:p>
    <w:p>
      <w:pPr>
        <w:pStyle w:val="ListBullet"/>
        <w:widowControl/>
      </w:pPr>
      <w:r>
        <w:t>Browser origin/Host/CSRF behavior.</w:t>
      </w:r>
    </w:p>
    <w:p>
      <w:pPr>
        <w:pStyle w:val="ListBullet"/>
        <w:widowControl/>
      </w:pPr>
      <w:r>
        <w:t>Native client behavior.</w:t>
      </w:r>
    </w:p>
    <w:p>
      <w:pPr>
        <w:pStyle w:val="ListBullet"/>
        <w:widowControl/>
      </w:pPr>
      <w:r>
        <w:t>HTTP/WebSocket exposure.</w:t>
      </w:r>
    </w:p>
    <w:p>
      <w:pPr>
        <w:pStyle w:val="ListBullet"/>
        <w:widowControl/>
      </w:pPr>
      <w:r>
        <w:t>Event replay authorization.</w:t>
      </w:r>
    </w:p>
    <w:p>
      <w:pPr>
        <w:pStyle w:val="ListBullet"/>
        <w:widowControl/>
      </w:pPr>
      <w:r>
        <w:t>Version negotiation.</w:t>
      </w:r>
    </w:p>
    <w:p>
      <w:pPr>
        <w:pStyle w:val="ListBullet"/>
        <w:widowControl/>
      </w:pPr>
      <w:r>
        <w:t>Compatibility support policy.</w:t>
      </w:r>
    </w:p>
    <w:p>
      <w:pPr>
        <w:pStyle w:val="ListBullet"/>
        <w:widowControl/>
      </w:pPr>
      <w:r>
        <w:t>Pairing establishes client identity and maximum scope; independent human authentication and intersection of user/client/domain/task authority (GUI-014).</w:t>
      </w:r>
    </w:p>
    <w:p>
      <w:pPr>
        <w:pStyle w:val="ListBullet"/>
        <w:widowControl/>
      </w:pPr>
      <w:r>
        <w:t>Transport replacement conformance, distinct from the isolation-worker channel.</w:t>
      </w:r>
    </w:p>
    <w:p>
      <w:pPr>
        <w:pStyle w:val="ListBullet"/>
        <w:widowControl/>
        <w:rPr>
          <w:ins w:id="9061" w:author="Claude" w:date="2026-10-07T12:00:00Z"/>
        </w:rPr>
      </w:pPr>
      <w:ins w:id="9062" w:author="Claude" w:date="2026-10-07T12:00:00Z">
        <w:r>
          <w:t xml:space="preserve">Approval presentation and approval-capable client scopes (NEW-A); ambient-input client scope (NEW-I).</w:t>
        </w:r>
      </w:ins>
    </w:p>
    <w:p>
      <w:pPr>
        <w:pStyle w:val="ListBullet"/>
        <w:widowControl/>
        <w:rPr>
          <w:ins w:id="9063" w:author="Claude" w:date="2026-10-07T12:00:00Z"/>
        </w:rPr>
      </w:pPr>
      <w:ins w:id="9064" w:author="Claude" w:date="2026-10-07T12:00:00Z">
        <w:r>
          <w:t xml:space="preserve">Trust status of same-account host processes and any operating-system-identity-bound native-client profile (SEC-011 amendment).</w:t>
        </w:r>
      </w:ins>
    </w:p>
    <w:p>
      <w:pPr>
        <w:pStyle w:val="Heading2"/>
        <w:keepNext/>
        <w:widowControl/>
      </w:pPr>
      <w:r>
        <w:rPr>
          <w:color w:val="000000"/>
        </w:rPr>
        <w:t>ADR-018 External Effects and Reconciliation</w:t>
      </w:r>
    </w:p>
    <w:p>
      <w:pPr>
        <w:widowControl/>
      </w:pPr>
      <w:r>
        <w:rPr>
          <w:rFonts w:ascii="Calibri" w:hAnsi="Calibri"/>
          <w:color w:val="000000"/>
        </w:rPr>
        <w:t>Status: pending completion and approval. Required evidence: pending. The completed ADR must cover the following decision details and their associated validation.</w:t>
      </w:r>
    </w:p>
    <w:p>
      <w:pPr>
        <w:pStyle w:val="ListBullet"/>
        <w:widowControl/>
      </w:pPr>
      <w:r>
        <w:t>Effect classification.</w:t>
      </w:r>
    </w:p>
    <w:p>
      <w:pPr>
        <w:pStyle w:val="ListBullet"/>
        <w:widowControl/>
      </w:pPr>
      <w:r>
        <w:t>Stable operation IDs.</w:t>
      </w:r>
    </w:p>
    <w:p>
      <w:pPr>
        <w:pStyle w:val="ListBullet"/>
        <w:widowControl/>
      </w:pPr>
      <w:r>
        <w:t>Durable deduplication scope and retention.</w:t>
      </w:r>
    </w:p>
    <w:p>
      <w:pPr>
        <w:pStyle w:val="ListBullet"/>
        <w:widowControl/>
      </w:pPr>
      <w:r>
        <w:t>Unknown-outcome representation.</w:t>
      </w:r>
    </w:p>
    <w:p>
      <w:pPr>
        <w:pStyle w:val="ListBullet"/>
        <w:widowControl/>
      </w:pPr>
      <w:r>
        <w:t>Reconciliation interfaces.</w:t>
      </w:r>
    </w:p>
    <w:p>
      <w:pPr>
        <w:pStyle w:val="ListBullet"/>
        <w:widowControl/>
      </w:pPr>
      <w:r>
        <w:t>Failover eligibility.</w:t>
      </w:r>
    </w:p>
    <w:p>
      <w:pPr>
        <w:pStyle w:val="ListBullet"/>
        <w:widowControl/>
      </w:pPr>
      <w:r>
        <w:t>Informed authorization to repeat.</w:t>
      </w:r>
    </w:p>
    <w:p>
      <w:pPr>
        <w:pStyle w:val="ListBullet"/>
        <w:widowControl/>
      </w:pPr>
      <w:r>
        <w:t>Compensation and cancellation.</w:t>
      </w:r>
    </w:p>
    <w:p>
      <w:pPr>
        <w:pStyle w:val="ListBullet"/>
        <w:widowControl/>
      </w:pPr>
      <w:r>
        <w:t>Recovery from a backup older than an external effect.</w:t>
      </w:r>
    </w:p>
    <w:p>
      <w:pPr>
        <w:pStyle w:val="ListBullet"/>
        <w:widowControl/>
      </w:pPr>
      <w:r>
        <w:t>Authenticated outcome reconciliation with minimum trusted service authority; protected mutations require separate authorization and audit (CAP-012).</w:t>
      </w:r>
    </w:p>
    <w:p>
      <w:pPr>
        <w:pStyle w:val="ListBullet"/>
        <w:widowControl/>
      </w:pPr>
      <w:r>
        <w:t>Old-backup restore must not duplicate effects, reinstate revoked grants or serve deleted data (OPS-013; TEST-011).</w:t>
      </w:r>
    </w:p>
    <w:p>
      <w:pPr>
        <w:pStyle w:val="Heading2"/>
        <w:keepNext/>
        <w:widowControl/>
        <w:rPr>
          <w:ins w:id="9065" w:author="Claude" w:date="2026-10-07T12:00:00Z"/>
        </w:rPr>
      </w:pPr>
      <w:ins w:id="9066" w:author="Claude" w:date="2026-10-07T12:00:00Z">
        <w:r>
          <w:rPr>
            <w:color w:val="000000"/>
          </w:rPr>
          <w:t xml:space="preserve">Proposed ADR (number pending): Agent Runtime Containment and Context Trust</w:t>
        </w:r>
      </w:ins>
    </w:p>
    <w:p>
      <w:pPr>
        <w:widowControl/>
        <w:rPr>
          <w:ins w:id="9067" w:author="Claude" w:date="2026-10-07T12:00:00Z"/>
        </w:rPr>
      </w:pPr>
      <w:ins w:id="9068" w:author="Claude" w:date="2026-10-07T12:00:00Z">
        <w:r>
          <w:t xml:space="preserve">Status: proposed by the Claude review; not yet in the register, not completed or approved. Required evidence: pending. The completed ADR must cover:</w:t>
        </w:r>
      </w:ins>
    </w:p>
    <w:p>
      <w:pPr>
        <w:pStyle w:val="ListBullet"/>
        <w:widowControl/>
        <w:rPr>
          <w:ins w:id="9069" w:author="Claude" w:date="2026-10-07T12:00:00Z"/>
        </w:rPr>
      </w:pPr>
      <w:ins w:id="9070" w:author="Claude" w:date="2026-10-07T12:00:00Z">
        <w:r>
          <w:t xml:space="preserve">Agent runtime trust classification and broker-only tool and model access (NEW-C).</w:t>
        </w:r>
      </w:ins>
    </w:p>
    <w:p>
      <w:pPr>
        <w:pStyle w:val="ListBullet"/>
        <w:widowControl/>
        <w:rPr>
          <w:ins w:id="9071" w:author="Claude" w:date="2026-10-07T12:00:00Z"/>
        </w:rPr>
      </w:pPr>
      <w:ins w:id="9072" w:author="Claude" w:date="2026-10-07T12:00:00Z">
        <w:r>
          <w:t xml:space="preserve">Trust labels through context building, summaries, and memory (CTX-001, MEM-007).</w:t>
        </w:r>
      </w:ins>
    </w:p>
    <w:p>
      <w:pPr>
        <w:pStyle w:val="ListBullet"/>
        <w:widowControl/>
        <w:rPr>
          <w:ins w:id="9073" w:author="Claude" w:date="2026-10-07T12:00:00Z"/>
        </w:rPr>
      </w:pPr>
      <w:ins w:id="9074" w:author="Claude" w:date="2026-10-07T12:00:00Z">
        <w:r>
          <w:t xml:space="preserve">Protected Core target class and the self-development path (NEW-D).</w:t>
        </w:r>
      </w:ins>
    </w:p>
    <w:p>
      <w:pPr>
        <w:pStyle w:val="ListBullet"/>
        <w:widowControl/>
        <w:rPr>
          <w:ins w:id="9075" w:author="Claude" w:date="2026-10-07T12:00:00Z"/>
        </w:rPr>
      </w:pPr>
      <w:ins w:id="9076" w:author="Claude" w:date="2026-10-07T12:00:00Z">
        <w:r>
          <w:t xml:space="preserve">MCP tool-definition pinning (NEW-K) and trusted-code artifact verification (NEW-J).</w:t>
        </w:r>
      </w:ins>
    </w:p>
    <w:p>
      <w:bookmarkStart w:id="122" w:name="section_23"/>
      <w:pPr>
        <w:pStyle w:val="Heading1"/>
        <w:keepNext/>
        <w:widowControl/>
      </w:pPr>
      <w:r>
        <w:rPr>
          <w:color w:val="000000"/>
        </w:rPr>
        <w:t>23. Candidate Technology Registry (Non-Binding)</w:t>
      </w:r>
      <w:bookmarkEnd w:id="122"/>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1512"/>
        <w:gridCol w:w="2160"/>
        <w:gridCol w:w="2045"/>
        <w:gridCol w:w="4450"/>
      </w:tblGrid>
      <w:tr>
        <w:trPr>
          <w:tblHeader w:val="true"/>
          <w:cantSplit/>
          <w:tblHeader/>
        </w:trPr>
        <w:tc>
          <w:tcPr>
            <w:tcW w:type="dxa" w:w="1512"/>
            <w:vAlign w:val="center"/>
            <w:shd w:fill="243746"/>
          </w:tcPr>
          <w:p>
            <w:pPr>
              <w:keepNext w:val="0"/>
              <w:keepLines w:val="0"/>
              <w:spacing w:after="40" w:before="40" w:line="252" w:lineRule="auto"/>
            </w:pPr>
            <w:r>
              <w:rPr>
                <w:rFonts w:ascii="Calibri" w:hAnsi="Calibri"/>
                <w:b/>
                <w:color w:val="FFFFFF"/>
                <w:sz w:val="19"/>
              </w:rPr>
              <w:t>Area</w:t>
            </w:r>
          </w:p>
        </w:tc>
        <w:tc>
          <w:tcPr>
            <w:tcW w:type="dxa" w:w="2160"/>
            <w:vAlign w:val="center"/>
            <w:shd w:fill="243746"/>
          </w:tcPr>
          <w:p>
            <w:pPr>
              <w:keepNext w:val="0"/>
              <w:keepLines w:val="0"/>
              <w:spacing w:after="40" w:before="40" w:line="252" w:lineRule="auto"/>
            </w:pPr>
            <w:r>
              <w:rPr>
                <w:rFonts w:ascii="Calibri" w:hAnsi="Calibri"/>
                <w:b/>
                <w:color w:val="FFFFFF"/>
                <w:sz w:val="19"/>
              </w:rPr>
              <w:t>Candidate</w:t>
            </w:r>
          </w:p>
        </w:tc>
        <w:tc>
          <w:tcPr>
            <w:tcW w:type="dxa" w:w="2045"/>
            <w:vAlign w:val="center"/>
            <w:shd w:fill="243746"/>
          </w:tcPr>
          <w:p>
            <w:pPr>
              <w:keepNext w:val="0"/>
              <w:keepLines w:val="0"/>
              <w:spacing w:after="40" w:before="40" w:line="252" w:lineRule="auto"/>
            </w:pPr>
            <w:r>
              <w:rPr>
                <w:rFonts w:ascii="Calibri" w:hAnsi="Calibri"/>
                <w:b/>
                <w:color w:val="FFFFFF"/>
                <w:sz w:val="19"/>
              </w:rPr>
              <w:t>Disposition</w:t>
            </w:r>
          </w:p>
        </w:tc>
        <w:tc>
          <w:tcPr>
            <w:tcW w:type="dxa" w:w="4450"/>
            <w:vAlign w:val="center"/>
            <w:shd w:fill="243746"/>
          </w:tcPr>
          <w:p>
            <w:pPr>
              <w:keepNext w:val="0"/>
              <w:keepLines w:val="0"/>
              <w:spacing w:after="40" w:before="40" w:line="252" w:lineRule="auto"/>
            </w:pPr>
            <w:r>
              <w:rPr>
                <w:rFonts w:ascii="Calibri" w:hAnsi="Calibri"/>
                <w:b/>
                <w:color w:val="FFFFFF"/>
                <w:sz w:val="19"/>
              </w:rPr>
              <w:t>Boundary</w:t>
            </w:r>
          </w:p>
        </w:tc>
      </w:tr>
      <w:tr>
        <w:trPr>
          <w:cantSplit/>
        </w:trPr>
        <w:tc>
          <w:tcPr>
            <w:tcW w:type="dxa" w:w="1512"/>
            <w:vAlign w:val="center"/>
            <w:shd w:fill="FFFFFF"/>
          </w:tcPr>
          <w:p>
            <w:pPr>
              <w:keepNext w:val="0"/>
              <w:keepLines w:val="0"/>
              <w:spacing w:after="40" w:before="40" w:line="252" w:lineRule="auto"/>
            </w:pPr>
            <w:r>
              <w:rPr>
                <w:rFonts w:ascii="Calibri" w:hAnsi="Calibri"/>
                <w:b w:val="0"/>
                <w:color w:val="000000"/>
                <w:sz w:val="19"/>
              </w:rPr>
              <w:t>Policy</w:t>
            </w:r>
          </w:p>
        </w:tc>
        <w:tc>
          <w:tcPr>
            <w:tcW w:type="dxa" w:w="2160"/>
            <w:vAlign w:val="center"/>
            <w:shd w:fill="FFFFFF"/>
          </w:tcPr>
          <w:p>
            <w:pPr>
              <w:keepNext w:val="0"/>
              <w:keepLines w:val="0"/>
              <w:spacing w:after="40" w:before="40" w:line="252" w:lineRule="auto"/>
            </w:pPr>
            <w:r>
              <w:rPr>
                <w:rFonts w:ascii="Calibri" w:hAnsi="Calibri"/>
                <w:b w:val="0"/>
                <w:color w:val="000000"/>
                <w:sz w:val="19"/>
              </w:rPr>
              <w:t>OPA</w:t>
            </w:r>
          </w:p>
        </w:tc>
        <w:tc>
          <w:tcPr>
            <w:tcW w:type="dxa" w:w="2045"/>
            <w:vAlign w:val="center"/>
            <w:shd w:fill="FFFFFF"/>
          </w:tcPr>
          <w:p>
            <w:pPr>
              <w:keepNext w:val="0"/>
              <w:keepLines w:val="0"/>
              <w:spacing w:after="40" w:before="40" w:line="252" w:lineRule="auto"/>
            </w:pPr>
            <w:r>
              <w:rPr>
                <w:rFonts w:ascii="Calibri" w:hAnsi="Calibri"/>
                <w:b w:val="0"/>
                <w:color w:val="000000"/>
                <w:sz w:val="19"/>
              </w:rPr>
              <w:t>Deep integration candidate</w:t>
            </w:r>
          </w:p>
        </w:tc>
        <w:tc>
          <w:tcPr>
            <w:tcW w:type="dxa" w:w="4450"/>
            <w:vAlign w:val="center"/>
            <w:shd w:fill="FFFFFF"/>
          </w:tcPr>
          <w:p>
            <w:pPr>
              <w:keepNext w:val="0"/>
              <w:keepLines w:val="0"/>
              <w:spacing w:after="40" w:before="40" w:line="252" w:lineRule="auto"/>
            </w:pPr>
            <w:r>
              <w:rPr>
                <w:rFonts w:ascii="Calibri" w:hAnsi="Calibri"/>
                <w:b w:val="0"/>
                <w:color w:val="000000"/>
                <w:sz w:val="19"/>
              </w:rPr>
              <w:t>Freya retains policy semantics.</w:t>
            </w:r>
          </w:p>
        </w:tc>
      </w:tr>
      <w:tr>
        <w:trPr>
          <w:cantSplit/>
        </w:trPr>
        <w:tc>
          <w:tcPr>
            <w:tcW w:type="dxa" w:w="1512"/>
            <w:vAlign w:val="center"/>
            <w:shd w:fill="F2F5F7"/>
          </w:tcPr>
          <w:p>
            <w:pPr>
              <w:keepNext w:val="0"/>
              <w:keepLines w:val="0"/>
              <w:spacing w:after="40" w:before="40" w:line="252" w:lineRule="auto"/>
            </w:pPr>
            <w:r>
              <w:rPr>
                <w:rFonts w:ascii="Calibri" w:hAnsi="Calibri"/>
                <w:b w:val="0"/>
                <w:color w:val="000000"/>
                <w:sz w:val="19"/>
              </w:rPr>
              <w:t>Workload identity</w:t>
            </w:r>
          </w:p>
        </w:tc>
        <w:tc>
          <w:tcPr>
            <w:tcW w:type="dxa" w:w="2160"/>
            <w:vAlign w:val="center"/>
            <w:shd w:fill="F2F5F7"/>
          </w:tcPr>
          <w:p>
            <w:pPr>
              <w:keepNext w:val="0"/>
              <w:keepLines w:val="0"/>
              <w:spacing w:after="40" w:before="40" w:line="252" w:lineRule="auto"/>
            </w:pPr>
            <w:r>
              <w:rPr>
                <w:rFonts w:ascii="Calibri" w:hAnsi="Calibri"/>
                <w:b w:val="0"/>
                <w:color w:val="000000"/>
                <w:sz w:val="19"/>
              </w:rPr>
              <w:t>SPIFFE/SPIRE</w:t>
            </w:r>
          </w:p>
        </w:tc>
        <w:tc>
          <w:tcPr>
            <w:tcW w:type="dxa" w:w="2045"/>
            <w:vAlign w:val="center"/>
            <w:shd w:fill="F2F5F7"/>
          </w:tcPr>
          <w:p>
            <w:pPr>
              <w:keepNext w:val="0"/>
              <w:keepLines w:val="0"/>
              <w:spacing w:after="40" w:before="40" w:line="252" w:lineRule="auto"/>
            </w:pPr>
            <w:r>
              <w:rPr>
                <w:rFonts w:ascii="Calibri" w:hAnsi="Calibri"/>
                <w:b w:val="0"/>
                <w:color w:val="000000"/>
                <w:sz w:val="19"/>
              </w:rPr>
              <w:t>Future strong candidate</w:t>
            </w:r>
          </w:p>
        </w:tc>
        <w:tc>
          <w:tcPr>
            <w:tcW w:type="dxa" w:w="4450"/>
            <w:vAlign w:val="center"/>
            <w:shd w:fill="F2F5F7"/>
          </w:tcPr>
          <w:p>
            <w:pPr>
              <w:keepNext w:val="0"/>
              <w:keepLines w:val="0"/>
              <w:spacing w:after="40" w:before="40" w:line="252" w:lineRule="auto"/>
            </w:pPr>
            <w:r>
              <w:rPr>
                <w:rFonts w:ascii="Calibri" w:hAnsi="Calibri"/>
                <w:b w:val="0"/>
                <w:color w:val="000000"/>
                <w:sz w:val="19"/>
              </w:rPr>
              <w:t>Maps well to independent trust domains/federation.</w:t>
            </w:r>
          </w:p>
        </w:tc>
      </w:tr>
      <w:tr>
        <w:trPr>
          <w:cantSplit/>
        </w:trPr>
        <w:tc>
          <w:tcPr>
            <w:tcW w:type="dxa" w:w="1512"/>
            <w:vAlign w:val="center"/>
            <w:shd w:fill="FFFFFF"/>
          </w:tcPr>
          <w:p>
            <w:pPr>
              <w:keepNext w:val="0"/>
              <w:keepLines w:val="0"/>
              <w:spacing w:after="40" w:before="40" w:line="252" w:lineRule="auto"/>
            </w:pPr>
            <w:r>
              <w:rPr>
                <w:rFonts w:ascii="Calibri" w:hAnsi="Calibri"/>
                <w:b w:val="0"/>
                <w:color w:val="000000"/>
                <w:sz w:val="19"/>
              </w:rPr>
              <w:t>Secrets/PKI</w:t>
            </w:r>
          </w:p>
        </w:tc>
        <w:tc>
          <w:tcPr>
            <w:tcW w:type="dxa" w:w="2160"/>
            <w:vAlign w:val="center"/>
            <w:shd w:fill="FFFFFF"/>
          </w:tcPr>
          <w:p>
            <w:pPr>
              <w:keepNext w:val="0"/>
              <w:keepLines w:val="0"/>
              <w:spacing w:after="40" w:before="40" w:line="252" w:lineRule="auto"/>
            </w:pPr>
            <w:r>
              <w:rPr>
                <w:rFonts w:ascii="Calibri" w:hAnsi="Calibri"/>
                <w:b w:val="0"/>
                <w:color w:val="000000"/>
                <w:sz w:val="19"/>
              </w:rPr>
              <w:t>OpenBao</w:t>
            </w:r>
          </w:p>
        </w:tc>
        <w:tc>
          <w:tcPr>
            <w:tcW w:type="dxa" w:w="2045"/>
            <w:vAlign w:val="center"/>
            <w:shd w:fill="FFFFFF"/>
          </w:tcPr>
          <w:p>
            <w:pPr>
              <w:keepNext w:val="0"/>
              <w:keepLines w:val="0"/>
              <w:spacing w:after="40" w:before="40" w:line="252" w:lineRule="auto"/>
            </w:pPr>
            <w:r>
              <w:rPr>
                <w:rFonts w:ascii="Calibri" w:hAnsi="Calibri"/>
                <w:b w:val="0"/>
                <w:color w:val="000000"/>
                <w:sz w:val="19"/>
              </w:rPr>
              <w:t>Strong candidate</w:t>
            </w:r>
          </w:p>
        </w:tc>
        <w:tc>
          <w:tcPr>
            <w:tcW w:type="dxa" w:w="4450"/>
            <w:vAlign w:val="center"/>
            <w:shd w:fill="FFFFFF"/>
          </w:tcPr>
          <w:p>
            <w:pPr>
              <w:keepNext w:val="0"/>
              <w:keepLines w:val="0"/>
              <w:spacing w:after="40" w:before="40" w:line="252" w:lineRule="auto"/>
            </w:pPr>
            <w:r>
              <w:rPr>
                <w:rFonts w:ascii="Calibri" w:hAnsi="Calibri"/>
                <w:b w:val="0"/>
                <w:color w:val="000000"/>
                <w:sz w:val="19"/>
              </w:rPr>
              <w:t>Behind SecretsProvider/PKIProvider.</w:t>
            </w:r>
          </w:p>
        </w:tc>
      </w:tr>
      <w:tr>
        <w:trPr>
          <w:cantSplit/>
        </w:trPr>
        <w:tc>
          <w:tcPr>
            <w:tcW w:type="dxa" w:w="1512"/>
            <w:vAlign w:val="center"/>
            <w:shd w:fill="F2F5F7"/>
          </w:tcPr>
          <w:p>
            <w:pPr>
              <w:keepNext w:val="0"/>
              <w:keepLines w:val="0"/>
              <w:spacing w:after="40" w:before="40" w:line="252" w:lineRule="auto"/>
            </w:pPr>
            <w:r>
              <w:rPr>
                <w:rFonts w:ascii="Calibri" w:hAnsi="Calibri"/>
                <w:b w:val="0"/>
                <w:color w:val="000000"/>
                <w:sz w:val="19"/>
              </w:rPr>
              <w:t>Messaging</w:t>
            </w:r>
          </w:p>
        </w:tc>
        <w:tc>
          <w:tcPr>
            <w:tcW w:type="dxa" w:w="2160"/>
            <w:vAlign w:val="center"/>
            <w:shd w:fill="F2F5F7"/>
          </w:tcPr>
          <w:p>
            <w:pPr>
              <w:keepNext w:val="0"/>
              <w:keepLines w:val="0"/>
              <w:spacing w:after="40" w:before="40" w:line="252" w:lineRule="auto"/>
            </w:pPr>
            <w:r>
              <w:rPr>
                <w:rFonts w:ascii="Calibri" w:hAnsi="Calibri"/>
                <w:b w:val="0"/>
                <w:color w:val="000000"/>
                <w:sz w:val="19"/>
              </w:rPr>
              <w:t>NATS/JetStream</w:t>
            </w:r>
          </w:p>
        </w:tc>
        <w:tc>
          <w:tcPr>
            <w:tcW w:type="dxa" w:w="2045"/>
            <w:vAlign w:val="center"/>
            <w:shd w:fill="F2F5F7"/>
          </w:tcPr>
          <w:p>
            <w:pPr>
              <w:keepNext w:val="0"/>
              <w:keepLines w:val="0"/>
              <w:spacing w:after="40" w:before="40" w:line="252" w:lineRule="auto"/>
            </w:pPr>
            <w:r>
              <w:rPr>
                <w:rFonts w:ascii="Calibri" w:hAnsi="Calibri"/>
                <w:b w:val="0"/>
                <w:color w:val="000000"/>
                <w:sz w:val="19"/>
              </w:rPr>
              <w:t>Strong candidate</w:t>
            </w:r>
          </w:p>
        </w:tc>
        <w:tc>
          <w:tcPr>
            <w:tcW w:type="dxa" w:w="4450"/>
            <w:vAlign w:val="center"/>
            <w:shd w:fill="F2F5F7"/>
          </w:tcPr>
          <w:p>
            <w:pPr>
              <w:keepNext w:val="0"/>
              <w:keepLines w:val="0"/>
              <w:spacing w:after="40" w:before="40" w:line="252" w:lineRule="auto"/>
            </w:pPr>
            <w:r>
              <w:rPr>
                <w:rFonts w:ascii="Calibri" w:hAnsi="Calibri"/>
                <w:b w:val="0"/>
                <w:color w:val="000000"/>
                <w:sz w:val="19"/>
              </w:rPr>
              <w:t>Transport does not define authority.</w:t>
            </w:r>
          </w:p>
        </w:tc>
      </w:tr>
      <w:tr>
        <w:trPr>
          <w:cantSplit/>
        </w:trPr>
        <w:tc>
          <w:tcPr>
            <w:tcW w:type="dxa" w:w="1512"/>
            <w:vAlign w:val="center"/>
            <w:shd w:fill="FFFFFF"/>
          </w:tcPr>
          <w:p>
            <w:pPr>
              <w:keepNext w:val="0"/>
              <w:keepLines w:val="0"/>
              <w:spacing w:after="40" w:before="40" w:line="252" w:lineRule="auto"/>
            </w:pPr>
            <w:r>
              <w:rPr>
                <w:rFonts w:ascii="Calibri" w:hAnsi="Calibri"/>
                <w:b w:val="0"/>
                <w:color w:val="000000"/>
                <w:sz w:val="19"/>
              </w:rPr>
              <w:t>Durable workflows</w:t>
            </w:r>
          </w:p>
        </w:tc>
        <w:tc>
          <w:tcPr>
            <w:tcW w:type="dxa" w:w="2160"/>
            <w:vAlign w:val="center"/>
            <w:shd w:fill="FFFFFF"/>
          </w:tcPr>
          <w:p>
            <w:pPr>
              <w:keepNext w:val="0"/>
              <w:keepLines w:val="0"/>
              <w:spacing w:after="40" w:before="40" w:line="252" w:lineRule="auto"/>
            </w:pPr>
            <w:r>
              <w:rPr>
                <w:rFonts w:ascii="Calibri" w:hAnsi="Calibri"/>
                <w:b w:val="0"/>
                <w:color w:val="000000"/>
                <w:sz w:val="19"/>
              </w:rPr>
              <w:t>Temporal</w:t>
            </w:r>
          </w:p>
        </w:tc>
        <w:tc>
          <w:tcPr>
            <w:tcW w:type="dxa" w:w="2045"/>
            <w:vAlign w:val="center"/>
            <w:shd w:fill="FFFFFF"/>
          </w:tcPr>
          <w:p>
            <w:pPr>
              <w:keepNext w:val="0"/>
              <w:keepLines w:val="0"/>
              <w:spacing w:after="40" w:before="40" w:line="252" w:lineRule="auto"/>
            </w:pPr>
            <w:r>
              <w:rPr>
                <w:rFonts w:ascii="Calibri" w:hAnsi="Calibri"/>
                <w:b w:val="0"/>
                <w:color w:val="000000"/>
                <w:sz w:val="19"/>
              </w:rPr>
              <w:t>Strong candidate</w:t>
            </w:r>
          </w:p>
        </w:tc>
        <w:tc>
          <w:tcPr>
            <w:tcW w:type="dxa" w:w="4450"/>
            <w:vAlign w:val="center"/>
            <w:shd w:fill="FFFFFF"/>
          </w:tcPr>
          <w:p>
            <w:pPr>
              <w:keepNext w:val="0"/>
              <w:keepLines w:val="0"/>
              <w:spacing w:after="40" w:before="40" w:line="252" w:lineRule="auto"/>
            </w:pPr>
            <w:r>
              <w:rPr>
                <w:rFonts w:ascii="Calibri" w:hAnsi="Calibri"/>
                <w:b w:val="0"/>
                <w:color w:val="000000"/>
                <w:sz w:val="19"/>
              </w:rPr>
              <w:t>Avoid custom durable execution.</w:t>
            </w:r>
          </w:p>
        </w:tc>
      </w:tr>
      <w:tr>
        <w:trPr>
          <w:cantSplit/>
        </w:trPr>
        <w:tc>
          <w:tcPr>
            <w:tcW w:type="dxa" w:w="1512"/>
            <w:vAlign w:val="center"/>
            <w:shd w:fill="F2F5F7"/>
          </w:tcPr>
          <w:p>
            <w:pPr>
              <w:keepNext w:val="0"/>
              <w:keepLines w:val="0"/>
              <w:spacing w:after="40" w:before="40" w:line="252" w:lineRule="auto"/>
            </w:pPr>
            <w:r>
              <w:rPr>
                <w:rFonts w:ascii="Calibri" w:hAnsi="Calibri"/>
                <w:b w:val="0"/>
                <w:color w:val="000000"/>
                <w:sz w:val="19"/>
              </w:rPr>
              <w:t>Distributed execution</w:t>
            </w:r>
          </w:p>
        </w:tc>
        <w:tc>
          <w:tcPr>
            <w:tcW w:type="dxa" w:w="2160"/>
            <w:vAlign w:val="center"/>
            <w:shd w:fill="F2F5F7"/>
          </w:tcPr>
          <w:p>
            <w:pPr>
              <w:keepNext w:val="0"/>
              <w:keepLines w:val="0"/>
              <w:spacing w:after="40" w:before="40" w:line="252" w:lineRule="auto"/>
            </w:pPr>
            <w:r>
              <w:rPr>
                <w:rFonts w:ascii="Calibri" w:hAnsi="Calibri"/>
                <w:b w:val="0"/>
                <w:color w:val="000000"/>
                <w:sz w:val="19"/>
              </w:rPr>
              <w:t>Ray / Maze</w:t>
            </w:r>
          </w:p>
        </w:tc>
        <w:tc>
          <w:tcPr>
            <w:tcW w:type="dxa" w:w="2045"/>
            <w:vAlign w:val="center"/>
            <w:shd w:fill="F2F5F7"/>
          </w:tcPr>
          <w:p>
            <w:pPr>
              <w:keepNext w:val="0"/>
              <w:keepLines w:val="0"/>
              <w:spacing w:after="40" w:before="40" w:line="252" w:lineRule="auto"/>
            </w:pPr>
            <w:r>
              <w:rPr>
                <w:rFonts w:ascii="Calibri" w:hAnsi="Calibri"/>
                <w:b w:val="0"/>
                <w:color w:val="000000"/>
                <w:sz w:val="19"/>
              </w:rPr>
              <w:t>Provider candidates</w:t>
            </w:r>
          </w:p>
        </w:tc>
        <w:tc>
          <w:tcPr>
            <w:tcW w:type="dxa" w:w="4450"/>
            <w:vAlign w:val="center"/>
            <w:shd w:fill="F2F5F7"/>
          </w:tcPr>
          <w:p>
            <w:pPr>
              <w:keepNext w:val="0"/>
              <w:keepLines w:val="0"/>
              <w:spacing w:after="40" w:before="40" w:line="252" w:lineRule="auto"/>
            </w:pPr>
            <w:r>
              <w:rPr>
                <w:rFonts w:ascii="Calibri" w:hAnsi="Calibri"/>
                <w:b w:val="0"/>
                <w:color w:val="000000"/>
                <w:sz w:val="19"/>
              </w:rPr>
              <w:t>Keep Freya node abstraction independent.</w:t>
            </w:r>
          </w:p>
        </w:tc>
      </w:tr>
      <w:tr>
        <w:trPr>
          <w:cantSplit/>
        </w:trPr>
        <w:tc>
          <w:tcPr>
            <w:tcW w:type="dxa" w:w="1512"/>
            <w:vAlign w:val="center"/>
            <w:shd w:fill="FFFFFF"/>
          </w:tcPr>
          <w:p>
            <w:pPr>
              <w:keepNext w:val="0"/>
              <w:keepLines w:val="0"/>
              <w:spacing w:after="40" w:before="40" w:line="252" w:lineRule="auto"/>
            </w:pPr>
            <w:r>
              <w:rPr>
                <w:rFonts w:ascii="Calibri" w:hAnsi="Calibri"/>
                <w:b w:val="0"/>
                <w:color w:val="000000"/>
                <w:sz w:val="19"/>
              </w:rPr>
              <w:t>Rack orchestration</w:t>
            </w:r>
          </w:p>
        </w:tc>
        <w:tc>
          <w:tcPr>
            <w:tcW w:type="dxa" w:w="2160"/>
            <w:vAlign w:val="center"/>
            <w:shd w:fill="FFFFFF"/>
          </w:tcPr>
          <w:p>
            <w:pPr>
              <w:keepNext w:val="0"/>
              <w:keepLines w:val="0"/>
              <w:spacing w:after="40" w:before="40" w:line="252" w:lineRule="auto"/>
            </w:pPr>
            <w:r>
              <w:rPr>
                <w:rFonts w:ascii="Calibri" w:hAnsi="Calibri"/>
                <w:b w:val="0"/>
                <w:color w:val="000000"/>
                <w:sz w:val="19"/>
              </w:rPr>
              <w:t>K3s</w:t>
            </w:r>
          </w:p>
        </w:tc>
        <w:tc>
          <w:tcPr>
            <w:tcW w:type="dxa" w:w="2045"/>
            <w:vAlign w:val="center"/>
            <w:shd w:fill="FFFFFF"/>
          </w:tcPr>
          <w:p>
            <w:pPr>
              <w:keepNext w:val="0"/>
              <w:keepLines w:val="0"/>
              <w:spacing w:after="40" w:before="40" w:line="252" w:lineRule="auto"/>
            </w:pPr>
            <w:r>
              <w:rPr>
                <w:rFonts w:ascii="Calibri" w:hAnsi="Calibri"/>
                <w:b w:val="0"/>
                <w:color w:val="000000"/>
                <w:sz w:val="19"/>
              </w:rPr>
              <w:t>Future candidate</w:t>
            </w:r>
          </w:p>
        </w:tc>
        <w:tc>
          <w:tcPr>
            <w:tcW w:type="dxa" w:w="4450"/>
            <w:vAlign w:val="center"/>
            <w:shd w:fill="FFFFFF"/>
          </w:tcPr>
          <w:p>
            <w:pPr>
              <w:keepNext w:val="0"/>
              <w:keepLines w:val="0"/>
              <w:spacing w:after="40" w:before="40" w:line="252" w:lineRule="auto"/>
            </w:pPr>
            <w:r>
              <w:rPr>
                <w:rFonts w:ascii="Calibri" w:hAnsi="Calibri"/>
                <w:b w:val="0"/>
                <w:color w:val="000000"/>
                <w:sz w:val="19"/>
              </w:rPr>
              <w:t>Linux rack; not required on Windows alpha.</w:t>
            </w:r>
          </w:p>
        </w:tc>
      </w:tr>
      <w:tr>
        <w:trPr>
          <w:cantSplit/>
        </w:trPr>
        <w:tc>
          <w:tcPr>
            <w:tcW w:type="dxa" w:w="1512"/>
            <w:vAlign w:val="center"/>
            <w:shd w:fill="F2F5F7"/>
          </w:tcPr>
          <w:p>
            <w:pPr>
              <w:keepNext w:val="0"/>
              <w:keepLines w:val="0"/>
              <w:spacing w:after="40" w:before="40" w:line="252" w:lineRule="auto"/>
            </w:pPr>
            <w:r>
              <w:rPr>
                <w:rFonts w:ascii="Calibri" w:hAnsi="Calibri"/>
                <w:b w:val="0"/>
                <w:color w:val="000000"/>
                <w:sz w:val="19"/>
              </w:rPr>
              <w:t>Distributed inference</w:t>
            </w:r>
          </w:p>
        </w:tc>
        <w:tc>
          <w:tcPr>
            <w:tcW w:type="dxa" w:w="2160"/>
            <w:vAlign w:val="center"/>
            <w:shd w:fill="F2F5F7"/>
          </w:tcPr>
          <w:p>
            <w:pPr>
              <w:keepNext w:val="0"/>
              <w:keepLines w:val="0"/>
              <w:spacing w:after="40" w:before="40" w:line="252" w:lineRule="auto"/>
            </w:pPr>
            <w:r>
              <w:rPr>
                <w:rFonts w:ascii="Calibri" w:hAnsi="Calibri"/>
                <w:b w:val="0"/>
                <w:color w:val="000000"/>
                <w:sz w:val="19"/>
              </w:rPr>
              <w:t>NVIDIA Dynamo</w:t>
            </w:r>
          </w:p>
        </w:tc>
        <w:tc>
          <w:tcPr>
            <w:tcW w:type="dxa" w:w="2045"/>
            <w:vAlign w:val="center"/>
            <w:shd w:fill="F2F5F7"/>
          </w:tcPr>
          <w:p>
            <w:pPr>
              <w:keepNext w:val="0"/>
              <w:keepLines w:val="0"/>
              <w:spacing w:after="40" w:before="40" w:line="252" w:lineRule="auto"/>
            </w:pPr>
            <w:r>
              <w:rPr>
                <w:rFonts w:ascii="Calibri" w:hAnsi="Calibri"/>
                <w:b w:val="0"/>
                <w:color w:val="000000"/>
                <w:sz w:val="19"/>
              </w:rPr>
              <w:t>Strong future candidate</w:t>
            </w:r>
          </w:p>
        </w:tc>
        <w:tc>
          <w:tcPr>
            <w:tcW w:type="dxa" w:w="4450"/>
            <w:vAlign w:val="center"/>
            <w:shd w:fill="F2F5F7"/>
          </w:tcPr>
          <w:p>
            <w:pPr>
              <w:keepNext w:val="0"/>
              <w:keepLines w:val="0"/>
              <w:spacing w:after="40" w:before="40" w:line="252" w:lineRule="auto"/>
            </w:pPr>
            <w:r>
              <w:rPr>
                <w:rFonts w:ascii="Calibri" w:hAnsi="Calibri"/>
                <w:b w:val="0"/>
                <w:color w:val="000000"/>
                <w:sz w:val="19"/>
              </w:rPr>
              <w:t>Works with vLLM/SGLang/TensorRT-LLM; Freya retains governance.</w:t>
            </w:r>
          </w:p>
        </w:tc>
      </w:tr>
      <w:tr>
        <w:trPr>
          <w:cantSplit/>
        </w:trPr>
        <w:tc>
          <w:tcPr>
            <w:tcW w:type="dxa" w:w="1512"/>
            <w:vAlign w:val="center"/>
            <w:shd w:fill="FFFFFF"/>
          </w:tcPr>
          <w:p>
            <w:pPr>
              <w:keepNext w:val="0"/>
              <w:keepLines w:val="0"/>
              <w:spacing w:after="40" w:before="40" w:line="252" w:lineRule="auto"/>
            </w:pPr>
            <w:r>
              <w:rPr>
                <w:rFonts w:ascii="Calibri" w:hAnsi="Calibri"/>
                <w:b w:val="0"/>
                <w:color w:val="000000"/>
                <w:sz w:val="19"/>
              </w:rPr>
              <w:t>Local model runtime</w:t>
            </w:r>
          </w:p>
        </w:tc>
        <w:tc>
          <w:tcPr>
            <w:tcW w:type="dxa" w:w="2160"/>
            <w:vAlign w:val="center"/>
            <w:shd w:fill="FFFFFF"/>
          </w:tcPr>
          <w:p>
            <w:pPr>
              <w:keepNext w:val="0"/>
              <w:keepLines w:val="0"/>
              <w:spacing w:after="40" w:before="40" w:line="252" w:lineRule="auto"/>
            </w:pPr>
            <w:r>
              <w:rPr>
                <w:rFonts w:ascii="Calibri" w:hAnsi="Calibri"/>
                <w:b w:val="0"/>
                <w:color w:val="000000"/>
                <w:sz w:val="19"/>
              </w:rPr>
              <w:t>Ollama</w:t>
            </w:r>
          </w:p>
        </w:tc>
        <w:tc>
          <w:tcPr>
            <w:tcW w:type="dxa" w:w="2045"/>
            <w:vAlign w:val="center"/>
            <w:shd w:fill="FFFFFF"/>
          </w:tcPr>
          <w:p>
            <w:pPr>
              <w:keepNext w:val="0"/>
              <w:keepLines w:val="0"/>
              <w:spacing w:after="40" w:before="40" w:line="252" w:lineRule="auto"/>
            </w:pPr>
            <w:r>
              <w:rPr>
                <w:rFonts w:ascii="Calibri" w:hAnsi="Calibri"/>
                <w:b w:val="0"/>
                <w:color w:val="000000"/>
                <w:sz w:val="19"/>
              </w:rPr>
              <w:t>Initial provider</w:t>
            </w:r>
          </w:p>
        </w:tc>
        <w:tc>
          <w:tcPr>
            <w:tcW w:type="dxa" w:w="4450"/>
            <w:vAlign w:val="center"/>
            <w:shd w:fill="FFFFFF"/>
          </w:tcPr>
          <w:p>
            <w:pPr>
              <w:keepNext w:val="0"/>
              <w:keepLines w:val="0"/>
              <w:spacing w:after="40" w:before="40" w:line="252" w:lineRule="auto"/>
            </w:pPr>
            <w:r>
              <w:rPr>
                <w:rFonts w:ascii="Calibri" w:hAnsi="Calibri"/>
                <w:b w:val="0"/>
                <w:color w:val="000000"/>
                <w:sz w:val="19"/>
              </w:rPr>
              <w:t>Already practical on current workstation.</w:t>
            </w:r>
          </w:p>
        </w:tc>
      </w:tr>
      <w:tr>
        <w:trPr>
          <w:cantSplit/>
        </w:trPr>
        <w:tc>
          <w:tcPr>
            <w:tcW w:type="dxa" w:w="1512"/>
            <w:vAlign w:val="center"/>
            <w:shd w:fill="F2F5F7"/>
          </w:tcPr>
          <w:p>
            <w:pPr>
              <w:keepNext w:val="0"/>
              <w:keepLines w:val="0"/>
              <w:spacing w:after="40" w:before="40" w:line="252" w:lineRule="auto"/>
            </w:pPr>
            <w:r>
              <w:rPr>
                <w:rFonts w:ascii="Calibri" w:hAnsi="Calibri"/>
                <w:b w:val="0"/>
                <w:color w:val="000000"/>
                <w:sz w:val="19"/>
              </w:rPr>
              <w:t>Portable runtime</w:t>
            </w:r>
          </w:p>
        </w:tc>
        <w:tc>
          <w:tcPr>
            <w:tcW w:type="dxa" w:w="2160"/>
            <w:vAlign w:val="center"/>
            <w:shd w:fill="F2F5F7"/>
          </w:tcPr>
          <w:p>
            <w:pPr>
              <w:keepNext w:val="0"/>
              <w:keepLines w:val="0"/>
              <w:spacing w:after="40" w:before="40" w:line="252" w:lineRule="auto"/>
            </w:pPr>
            <w:r>
              <w:rPr>
                <w:rFonts w:ascii="Calibri" w:hAnsi="Calibri"/>
                <w:b w:val="0"/>
                <w:color w:val="000000"/>
                <w:sz w:val="19"/>
              </w:rPr>
              <w:t>llama.cpp</w:t>
            </w:r>
          </w:p>
        </w:tc>
        <w:tc>
          <w:tcPr>
            <w:tcW w:type="dxa" w:w="2045"/>
            <w:vAlign w:val="center"/>
            <w:shd w:fill="F2F5F7"/>
          </w:tcPr>
          <w:p>
            <w:pPr>
              <w:keepNext w:val="0"/>
              <w:keepLines w:val="0"/>
              <w:spacing w:after="40" w:before="40" w:line="252" w:lineRule="auto"/>
            </w:pPr>
            <w:r>
              <w:rPr>
                <w:rFonts w:ascii="Calibri" w:hAnsi="Calibri"/>
                <w:b w:val="0"/>
                <w:color w:val="000000"/>
                <w:sz w:val="19"/>
              </w:rPr>
              <w:t>Strong provider</w:t>
            </w:r>
          </w:p>
        </w:tc>
        <w:tc>
          <w:tcPr>
            <w:tcW w:type="dxa" w:w="4450"/>
            <w:vAlign w:val="center"/>
            <w:shd w:fill="F2F5F7"/>
          </w:tcPr>
          <w:p>
            <w:pPr>
              <w:keepNext w:val="0"/>
              <w:keepLines w:val="0"/>
              <w:spacing w:after="40" w:before="40" w:line="252" w:lineRule="auto"/>
            </w:pPr>
            <w:r>
              <w:rPr>
                <w:rFonts w:ascii="Calibri" w:hAnsi="Calibri"/>
                <w:b w:val="0"/>
                <w:color w:val="000000"/>
                <w:sz w:val="19"/>
              </w:rPr>
              <w:t>Quantized/CPU/GPU portability.</w:t>
            </w:r>
          </w:p>
        </w:tc>
      </w:tr>
      <w:tr>
        <w:trPr>
          <w:cantSplit/>
        </w:trPr>
        <w:tc>
          <w:tcPr>
            <w:tcW w:type="dxa" w:w="1512"/>
            <w:vAlign w:val="center"/>
            <w:shd w:fill="FFFFFF"/>
          </w:tcPr>
          <w:p>
            <w:pPr>
              <w:keepNext w:val="0"/>
              <w:keepLines w:val="0"/>
              <w:spacing w:after="40" w:before="40" w:line="252" w:lineRule="auto"/>
            </w:pPr>
            <w:r>
              <w:rPr>
                <w:rFonts w:ascii="Calibri" w:hAnsi="Calibri"/>
                <w:b w:val="0"/>
                <w:color w:val="000000"/>
                <w:sz w:val="19"/>
              </w:rPr>
              <w:t>Serving runtimes</w:t>
            </w:r>
          </w:p>
        </w:tc>
        <w:tc>
          <w:tcPr>
            <w:tcW w:type="dxa" w:w="2160"/>
            <w:vAlign w:val="center"/>
            <w:shd w:fill="FFFFFF"/>
          </w:tcPr>
          <w:p>
            <w:pPr>
              <w:keepNext w:val="0"/>
              <w:keepLines w:val="0"/>
              <w:spacing w:after="40" w:before="40" w:line="252" w:lineRule="auto"/>
            </w:pPr>
            <w:r>
              <w:rPr>
                <w:rFonts w:ascii="Calibri" w:hAnsi="Calibri"/>
                <w:b w:val="0"/>
                <w:color w:val="000000"/>
                <w:sz w:val="19"/>
              </w:rPr>
              <w:t>vLLM / SGLang</w:t>
            </w:r>
          </w:p>
        </w:tc>
        <w:tc>
          <w:tcPr>
            <w:tcW w:type="dxa" w:w="2045"/>
            <w:vAlign w:val="center"/>
            <w:shd w:fill="FFFFFF"/>
          </w:tcPr>
          <w:p>
            <w:pPr>
              <w:keepNext w:val="0"/>
              <w:keepLines w:val="0"/>
              <w:spacing w:after="40" w:before="40" w:line="252" w:lineRule="auto"/>
            </w:pPr>
            <w:r>
              <w:rPr>
                <w:rFonts w:ascii="Calibri" w:hAnsi="Calibri"/>
                <w:b w:val="0"/>
                <w:color w:val="000000"/>
                <w:sz w:val="19"/>
              </w:rPr>
              <w:t>Future providers</w:t>
            </w:r>
          </w:p>
        </w:tc>
        <w:tc>
          <w:tcPr>
            <w:tcW w:type="dxa" w:w="4450"/>
            <w:vAlign w:val="center"/>
            <w:shd w:fill="FFFFFF"/>
          </w:tcPr>
          <w:p>
            <w:pPr>
              <w:keepNext w:val="0"/>
              <w:keepLines w:val="0"/>
              <w:spacing w:after="40" w:before="40" w:line="252" w:lineRule="auto"/>
            </w:pPr>
            <w:r>
              <w:rPr>
                <w:rFonts w:ascii="Calibri" w:hAnsi="Calibri"/>
                <w:b w:val="0"/>
                <w:color w:val="000000"/>
                <w:sz w:val="19"/>
              </w:rPr>
              <w:t>High-throughput dedicated nodes.</w:t>
            </w:r>
          </w:p>
        </w:tc>
      </w:tr>
      <w:tr>
        <w:trPr>
          <w:cantSplit/>
        </w:trPr>
        <w:tc>
          <w:tcPr>
            <w:tcW w:type="dxa" w:w="1512"/>
            <w:vAlign w:val="center"/>
            <w:shd w:fill="F2F5F7"/>
          </w:tcPr>
          <w:p>
            <w:pPr>
              <w:keepNext w:val="0"/>
              <w:keepLines w:val="0"/>
              <w:spacing w:after="40" w:before="40" w:line="252" w:lineRule="auto"/>
            </w:pPr>
            <w:r>
              <w:rPr>
                <w:rFonts w:ascii="Calibri" w:hAnsi="Calibri"/>
                <w:b w:val="0"/>
                <w:color w:val="000000"/>
                <w:sz w:val="19"/>
              </w:rPr>
              <w:t>Model gateway/routing</w:t>
            </w:r>
          </w:p>
        </w:tc>
        <w:tc>
          <w:tcPr>
            <w:tcW w:type="dxa" w:w="2160"/>
            <w:vAlign w:val="center"/>
            <w:shd w:fill="F2F5F7"/>
          </w:tcPr>
          <w:p>
            <w:pPr>
              <w:keepNext w:val="0"/>
              <w:keepLines w:val="0"/>
              <w:spacing w:after="40" w:before="40" w:line="252" w:lineRule="auto"/>
            </w:pPr>
            <w:r>
              <w:rPr>
                <w:rFonts w:ascii="Calibri" w:hAnsi="Calibri"/>
                <w:b w:val="0"/>
                <w:color w:val="000000"/>
                <w:sz w:val="19"/>
              </w:rPr>
              <w:t>LiteLLM / RouteLLM</w:t>
            </w:r>
          </w:p>
        </w:tc>
        <w:tc>
          <w:tcPr>
            <w:tcW w:type="dxa" w:w="2045"/>
            <w:vAlign w:val="center"/>
            <w:shd w:fill="F2F5F7"/>
          </w:tcPr>
          <w:p>
            <w:pPr>
              <w:keepNext w:val="0"/>
              <w:keepLines w:val="0"/>
              <w:spacing w:after="40" w:before="40" w:line="252" w:lineRule="auto"/>
            </w:pPr>
            <w:r>
              <w:rPr>
                <w:rFonts w:ascii="Calibri" w:hAnsi="Calibri"/>
                <w:b w:val="0"/>
                <w:color w:val="000000"/>
                <w:sz w:val="19"/>
              </w:rPr>
              <w:t>Borrow/integrate</w:t>
            </w:r>
          </w:p>
        </w:tc>
        <w:tc>
          <w:tcPr>
            <w:tcW w:type="dxa" w:w="4450"/>
            <w:vAlign w:val="center"/>
            <w:shd w:fill="F2F5F7"/>
          </w:tcPr>
          <w:p>
            <w:pPr>
              <w:keepNext w:val="0"/>
              <w:keepLines w:val="0"/>
              <w:spacing w:after="40" w:before="40" w:line="252" w:lineRule="auto"/>
            </w:pPr>
            <w:r>
              <w:rPr>
                <w:rFonts w:ascii="Calibri" w:hAnsi="Calibri"/>
                <w:b w:val="0"/>
                <w:color w:val="000000"/>
                <w:sz w:val="19"/>
              </w:rPr>
              <w:t>Freya adds privacy/resource/security criteria.</w:t>
            </w:r>
          </w:p>
        </w:tc>
      </w:tr>
      <w:tr>
        <w:trPr>
          <w:cantSplit/>
        </w:trPr>
        <w:tc>
          <w:tcPr>
            <w:tcW w:type="dxa" w:w="1512"/>
            <w:vAlign w:val="center"/>
            <w:shd w:fill="FFFFFF"/>
          </w:tcPr>
          <w:p>
            <w:pPr>
              <w:keepNext w:val="0"/>
              <w:keepLines w:val="0"/>
              <w:spacing w:after="40" w:before="40" w:line="252" w:lineRule="auto"/>
            </w:pPr>
            <w:r>
              <w:rPr>
                <w:rFonts w:ascii="Calibri" w:hAnsi="Calibri"/>
                <w:b w:val="0"/>
                <w:color w:val="000000"/>
                <w:sz w:val="19"/>
              </w:rPr>
              <w:t>Model registry</w:t>
            </w:r>
          </w:p>
        </w:tc>
        <w:tc>
          <w:tcPr>
            <w:tcW w:type="dxa" w:w="2160"/>
            <w:vAlign w:val="center"/>
            <w:shd w:fill="FFFFFF"/>
          </w:tcPr>
          <w:p>
            <w:pPr>
              <w:keepNext w:val="0"/>
              <w:keepLines w:val="0"/>
              <w:spacing w:after="40" w:before="40" w:line="252" w:lineRule="auto"/>
            </w:pPr>
            <w:r>
              <w:rPr>
                <w:rFonts w:ascii="Calibri" w:hAnsi="Calibri"/>
                <w:b w:val="0"/>
                <w:color w:val="000000"/>
                <w:sz w:val="19"/>
              </w:rPr>
              <w:t>MLflow</w:t>
            </w:r>
          </w:p>
        </w:tc>
        <w:tc>
          <w:tcPr>
            <w:tcW w:type="dxa" w:w="2045"/>
            <w:vAlign w:val="center"/>
            <w:shd w:fill="FFFFFF"/>
          </w:tcPr>
          <w:p>
            <w:pPr>
              <w:keepNext w:val="0"/>
              <w:keepLines w:val="0"/>
              <w:spacing w:after="40" w:before="40" w:line="252" w:lineRule="auto"/>
            </w:pPr>
            <w:r>
              <w:rPr>
                <w:rFonts w:ascii="Calibri" w:hAnsi="Calibri"/>
                <w:b w:val="0"/>
                <w:color w:val="000000"/>
                <w:sz w:val="19"/>
              </w:rPr>
              <w:t>Extend/integrate</w:t>
            </w:r>
          </w:p>
        </w:tc>
        <w:tc>
          <w:tcPr>
            <w:tcW w:type="dxa" w:w="4450"/>
            <w:vAlign w:val="center"/>
            <w:shd w:fill="FFFFFF"/>
          </w:tcPr>
          <w:p>
            <w:pPr>
              <w:keepNext w:val="0"/>
              <w:keepLines w:val="0"/>
              <w:spacing w:after="40" w:before="40" w:line="252" w:lineRule="auto"/>
            </w:pPr>
            <w:r>
              <w:rPr>
                <w:rFonts w:ascii="Calibri" w:hAnsi="Calibri"/>
                <w:b w:val="0"/>
                <w:color w:val="000000"/>
                <w:sz w:val="19"/>
              </w:rPr>
              <w:t>Freya-specific metadata overlay.</w:t>
            </w:r>
          </w:p>
        </w:tc>
      </w:tr>
      <w:tr>
        <w:trPr>
          <w:cantSplit/>
        </w:trPr>
        <w:tc>
          <w:tcPr>
            <w:tcW w:type="dxa" w:w="1512"/>
            <w:vAlign w:val="center"/>
            <w:shd w:fill="F2F5F7"/>
          </w:tcPr>
          <w:p>
            <w:pPr>
              <w:keepNext w:val="0"/>
              <w:keepLines w:val="0"/>
              <w:spacing w:after="40" w:before="40" w:line="252" w:lineRule="auto"/>
            </w:pPr>
            <w:r>
              <w:rPr>
                <w:rFonts w:ascii="Calibri" w:hAnsi="Calibri"/>
                <w:b w:val="0"/>
                <w:color w:val="000000"/>
                <w:sz w:val="19"/>
              </w:rPr>
              <w:t>Vector retrieval</w:t>
            </w:r>
          </w:p>
        </w:tc>
        <w:tc>
          <w:tcPr>
            <w:tcW w:type="dxa" w:w="2160"/>
            <w:vAlign w:val="center"/>
            <w:shd w:fill="F2F5F7"/>
          </w:tcPr>
          <w:p>
            <w:pPr>
              <w:keepNext w:val="0"/>
              <w:keepLines w:val="0"/>
              <w:spacing w:after="40" w:before="40" w:line="252" w:lineRule="auto"/>
            </w:pPr>
            <w:r>
              <w:rPr>
                <w:rFonts w:ascii="Calibri" w:hAnsi="Calibri"/>
                <w:b w:val="0"/>
                <w:color w:val="000000"/>
                <w:sz w:val="19"/>
              </w:rPr>
              <w:t>Qdrant</w:t>
            </w:r>
          </w:p>
        </w:tc>
        <w:tc>
          <w:tcPr>
            <w:tcW w:type="dxa" w:w="2045"/>
            <w:vAlign w:val="center"/>
            <w:shd w:fill="F2F5F7"/>
          </w:tcPr>
          <w:p>
            <w:pPr>
              <w:keepNext w:val="0"/>
              <w:keepLines w:val="0"/>
              <w:spacing w:after="40" w:before="40" w:line="252" w:lineRule="auto"/>
            </w:pPr>
            <w:r>
              <w:rPr>
                <w:rFonts w:ascii="Calibri" w:hAnsi="Calibri"/>
                <w:b w:val="0"/>
                <w:color w:val="000000"/>
                <w:sz w:val="19"/>
              </w:rPr>
              <w:t>Strong candidate</w:t>
            </w:r>
          </w:p>
        </w:tc>
        <w:tc>
          <w:tcPr>
            <w:tcW w:type="dxa" w:w="4450"/>
            <w:vAlign w:val="center"/>
            <w:shd w:fill="F2F5F7"/>
          </w:tcPr>
          <w:p>
            <w:pPr>
              <w:keepNext w:val="0"/>
              <w:keepLines w:val="0"/>
              <w:spacing w:after="40" w:before="40" w:line="252" w:lineRule="auto"/>
            </w:pPr>
            <w:r>
              <w:rPr>
                <w:rFonts w:ascii="Calibri" w:hAnsi="Calibri"/>
                <w:b w:val="0"/>
                <w:color w:val="000000"/>
                <w:sz w:val="19"/>
              </w:rPr>
              <w:t>Not synonymous with memory.</w:t>
            </w:r>
          </w:p>
        </w:tc>
      </w:tr>
      <w:tr>
        <w:trPr>
          <w:cantSplit/>
        </w:trPr>
        <w:tc>
          <w:tcPr>
            <w:tcW w:type="dxa" w:w="1512"/>
            <w:vAlign w:val="center"/>
            <w:shd w:fill="FFFFFF"/>
          </w:tcPr>
          <w:p>
            <w:pPr>
              <w:keepNext w:val="0"/>
              <w:keepLines w:val="0"/>
              <w:spacing w:after="40" w:before="40" w:line="252" w:lineRule="auto"/>
            </w:pPr>
            <w:r>
              <w:rPr>
                <w:rFonts w:ascii="Calibri" w:hAnsi="Calibri"/>
                <w:b w:val="0"/>
                <w:color w:val="000000"/>
                <w:sz w:val="19"/>
              </w:rPr>
              <w:t>Document ingestion</w:t>
            </w:r>
          </w:p>
        </w:tc>
        <w:tc>
          <w:tcPr>
            <w:tcW w:type="dxa" w:w="2160"/>
            <w:vAlign w:val="center"/>
            <w:shd w:fill="FFFFFF"/>
          </w:tcPr>
          <w:p>
            <w:pPr>
              <w:keepNext w:val="0"/>
              <w:keepLines w:val="0"/>
              <w:spacing w:after="40" w:before="40" w:line="252" w:lineRule="auto"/>
            </w:pPr>
            <w:r>
              <w:rPr>
                <w:rFonts w:ascii="Calibri" w:hAnsi="Calibri"/>
                <w:b w:val="0"/>
                <w:color w:val="000000"/>
                <w:sz w:val="19"/>
              </w:rPr>
              <w:t>Docling</w:t>
            </w:r>
          </w:p>
        </w:tc>
        <w:tc>
          <w:tcPr>
            <w:tcW w:type="dxa" w:w="2045"/>
            <w:vAlign w:val="center"/>
            <w:shd w:fill="FFFFFF"/>
          </w:tcPr>
          <w:p>
            <w:pPr>
              <w:keepNext w:val="0"/>
              <w:keepLines w:val="0"/>
              <w:spacing w:after="40" w:before="40" w:line="252" w:lineRule="auto"/>
            </w:pPr>
            <w:r>
              <w:rPr>
                <w:rFonts w:ascii="Calibri" w:hAnsi="Calibri"/>
                <w:b w:val="0"/>
                <w:color w:val="000000"/>
                <w:sz w:val="19"/>
              </w:rPr>
              <w:t>Strong candidate</w:t>
            </w:r>
          </w:p>
        </w:tc>
        <w:tc>
          <w:tcPr>
            <w:tcW w:type="dxa" w:w="4450"/>
            <w:vAlign w:val="center"/>
            <w:shd w:fill="FFFFFF"/>
          </w:tcPr>
          <w:p>
            <w:pPr>
              <w:keepNext w:val="0"/>
              <w:keepLines w:val="0"/>
              <w:spacing w:after="40" w:before="40" w:line="252" w:lineRule="auto"/>
            </w:pPr>
            <w:r>
              <w:rPr>
                <w:rFonts w:ascii="Calibri" w:hAnsi="Calibri"/>
                <w:b w:val="0"/>
                <w:color w:val="000000"/>
                <w:sz w:val="19"/>
              </w:rPr>
              <w:t>Canonical sources retained.</w:t>
            </w:r>
          </w:p>
        </w:tc>
      </w:tr>
      <w:tr>
        <w:trPr>
          <w:cantSplit/>
        </w:trPr>
        <w:tc>
          <w:tcPr>
            <w:tcW w:type="dxa" w:w="1512"/>
            <w:vAlign w:val="center"/>
            <w:shd w:fill="F2F5F7"/>
          </w:tcPr>
          <w:p>
            <w:pPr>
              <w:keepNext w:val="0"/>
              <w:keepLines w:val="0"/>
              <w:spacing w:after="40" w:before="40" w:line="252" w:lineRule="auto"/>
            </w:pPr>
            <w:r>
              <w:rPr>
                <w:rFonts w:ascii="Calibri" w:hAnsi="Calibri"/>
                <w:b w:val="0"/>
                <w:color w:val="000000"/>
                <w:sz w:val="19"/>
              </w:rPr>
              <w:t>Memory architecture</w:t>
            </w:r>
          </w:p>
        </w:tc>
        <w:tc>
          <w:tcPr>
            <w:tcW w:type="dxa" w:w="2160"/>
            <w:vAlign w:val="center"/>
            <w:shd w:fill="F2F5F7"/>
          </w:tcPr>
          <w:p>
            <w:pPr>
              <w:keepNext w:val="0"/>
              <w:keepLines w:val="0"/>
              <w:spacing w:after="40" w:before="40" w:line="252" w:lineRule="auto"/>
            </w:pPr>
            <w:r>
              <w:rPr>
                <w:rFonts w:ascii="Calibri" w:hAnsi="Calibri"/>
                <w:b w:val="0"/>
                <w:color w:val="000000"/>
                <w:sz w:val="19"/>
              </w:rPr>
              <w:t>Letta / Mem0 concepts</w:t>
            </w:r>
          </w:p>
        </w:tc>
        <w:tc>
          <w:tcPr>
            <w:tcW w:type="dxa" w:w="2045"/>
            <w:vAlign w:val="center"/>
            <w:shd w:fill="F2F5F7"/>
          </w:tcPr>
          <w:p>
            <w:pPr>
              <w:keepNext w:val="0"/>
              <w:keepLines w:val="0"/>
              <w:spacing w:after="40" w:before="40" w:line="252" w:lineRule="auto"/>
            </w:pPr>
            <w:r>
              <w:rPr>
                <w:rFonts w:ascii="Calibri" w:hAnsi="Calibri"/>
                <w:b w:val="0"/>
                <w:color w:val="000000"/>
                <w:sz w:val="19"/>
              </w:rPr>
              <w:t>Borrow/prototype</w:t>
            </w:r>
          </w:p>
        </w:tc>
        <w:tc>
          <w:tcPr>
            <w:tcW w:type="dxa" w:w="4450"/>
            <w:vAlign w:val="center"/>
            <w:shd w:fill="F2F5F7"/>
          </w:tcPr>
          <w:p>
            <w:pPr>
              <w:keepNext w:val="0"/>
              <w:keepLines w:val="0"/>
              <w:spacing w:after="40" w:before="40" w:line="252" w:lineRule="auto"/>
            </w:pPr>
            <w:r>
              <w:rPr>
                <w:rFonts w:ascii="Calibri" w:hAnsi="Calibri"/>
                <w:b w:val="0"/>
                <w:color w:val="000000"/>
                <w:sz w:val="19"/>
              </w:rPr>
              <w:t>Freya owns memory semantics/provenance.</w:t>
            </w:r>
          </w:p>
        </w:tc>
      </w:tr>
      <w:tr>
        <w:trPr>
          <w:cantSplit/>
        </w:trPr>
        <w:tc>
          <w:tcPr>
            <w:tcW w:type="dxa" w:w="1512"/>
            <w:vAlign w:val="center"/>
            <w:shd w:fill="FFFFFF"/>
          </w:tcPr>
          <w:p>
            <w:pPr>
              <w:keepNext w:val="0"/>
              <w:keepLines w:val="0"/>
              <w:spacing w:after="40" w:before="40" w:line="252" w:lineRule="auto"/>
            </w:pPr>
            <w:r>
              <w:rPr>
                <w:rFonts w:ascii="Calibri" w:hAnsi="Calibri"/>
                <w:b w:val="0"/>
                <w:color w:val="000000"/>
                <w:sz w:val="19"/>
              </w:rPr>
              <w:t>Observability</w:t>
            </w:r>
          </w:p>
        </w:tc>
        <w:tc>
          <w:tcPr>
            <w:tcW w:type="dxa" w:w="2160"/>
            <w:vAlign w:val="center"/>
            <w:shd w:fill="FFFFFF"/>
          </w:tcPr>
          <w:p>
            <w:pPr>
              <w:keepNext w:val="0"/>
              <w:keepLines w:val="0"/>
              <w:spacing w:after="40" w:before="40" w:line="252" w:lineRule="auto"/>
            </w:pPr>
            <w:r>
              <w:rPr>
                <w:rFonts w:ascii="Calibri" w:hAnsi="Calibri"/>
                <w:b w:val="0"/>
                <w:color w:val="000000"/>
                <w:sz w:val="19"/>
              </w:rPr>
              <w:t>OpenTelemetry + Prometheus + Langfuse</w:t>
            </w:r>
          </w:p>
        </w:tc>
        <w:tc>
          <w:tcPr>
            <w:tcW w:type="dxa" w:w="2045"/>
            <w:vAlign w:val="center"/>
            <w:shd w:fill="FFFFFF"/>
          </w:tcPr>
          <w:p>
            <w:pPr>
              <w:keepNext w:val="0"/>
              <w:keepLines w:val="0"/>
              <w:spacing w:after="40" w:before="40" w:line="252" w:lineRule="auto"/>
            </w:pPr>
            <w:r>
              <w:rPr>
                <w:rFonts w:ascii="Calibri" w:hAnsi="Calibri"/>
                <w:b w:val="0"/>
                <w:color w:val="000000"/>
                <w:sz w:val="19"/>
              </w:rPr>
              <w:t>Integrate</w:t>
            </w:r>
          </w:p>
        </w:tc>
        <w:tc>
          <w:tcPr>
            <w:tcW w:type="dxa" w:w="4450"/>
            <w:vAlign w:val="center"/>
            <w:shd w:fill="FFFFFF"/>
          </w:tcPr>
          <w:p>
            <w:pPr>
              <w:keepNext w:val="0"/>
              <w:keepLines w:val="0"/>
              <w:spacing w:after="40" w:before="40" w:line="252" w:lineRule="auto"/>
            </w:pPr>
            <w:r>
              <w:rPr>
                <w:rFonts w:ascii="Calibri" w:hAnsi="Calibri"/>
                <w:b w:val="0"/>
                <w:color w:val="000000"/>
                <w:sz w:val="19"/>
              </w:rPr>
              <w:t>Audit remains independent.</w:t>
            </w:r>
          </w:p>
        </w:tc>
      </w:tr>
      <w:tr>
        <w:trPr>
          <w:cantSplit/>
        </w:trPr>
        <w:tc>
          <w:tcPr>
            <w:tcW w:type="dxa" w:w="1512"/>
            <w:vAlign w:val="center"/>
            <w:shd w:fill="F2F5F7"/>
          </w:tcPr>
          <w:p>
            <w:pPr>
              <w:keepNext w:val="0"/>
              <w:keepLines w:val="0"/>
              <w:spacing w:after="40" w:before="40" w:line="252" w:lineRule="auto"/>
            </w:pPr>
            <w:r>
              <w:rPr>
                <w:rFonts w:ascii="Calibri" w:hAnsi="Calibri"/>
                <w:b w:val="0"/>
                <w:color w:val="000000"/>
                <w:sz w:val="19"/>
              </w:rPr>
              <w:t>Evaluation</w:t>
            </w:r>
          </w:p>
        </w:tc>
        <w:tc>
          <w:tcPr>
            <w:tcW w:type="dxa" w:w="2160"/>
            <w:vAlign w:val="center"/>
            <w:shd w:fill="F2F5F7"/>
          </w:tcPr>
          <w:p>
            <w:pPr>
              <w:keepNext w:val="0"/>
              <w:keepLines w:val="0"/>
              <w:spacing w:after="40" w:before="40" w:line="252" w:lineRule="auto"/>
            </w:pPr>
            <w:r>
              <w:rPr>
                <w:rFonts w:ascii="Calibri" w:hAnsi="Calibri"/>
                <w:b w:val="0"/>
                <w:color w:val="000000"/>
                <w:sz w:val="19"/>
              </w:rPr>
              <w:t>Promptfoo + MLflow</w:t>
            </w:r>
          </w:p>
        </w:tc>
        <w:tc>
          <w:tcPr>
            <w:tcW w:type="dxa" w:w="2045"/>
            <w:vAlign w:val="center"/>
            <w:shd w:fill="F2F5F7"/>
          </w:tcPr>
          <w:p>
            <w:pPr>
              <w:keepNext w:val="0"/>
              <w:keepLines w:val="0"/>
              <w:spacing w:after="40" w:before="40" w:line="252" w:lineRule="auto"/>
            </w:pPr>
            <w:r>
              <w:rPr>
                <w:rFonts w:ascii="Calibri" w:hAnsi="Calibri"/>
                <w:b w:val="0"/>
                <w:color w:val="000000"/>
                <w:sz w:val="19"/>
              </w:rPr>
              <w:t>Integrate</w:t>
            </w:r>
          </w:p>
        </w:tc>
        <w:tc>
          <w:tcPr>
            <w:tcW w:type="dxa" w:w="4450"/>
            <w:vAlign w:val="center"/>
            <w:shd w:fill="F2F5F7"/>
          </w:tcPr>
          <w:p>
            <w:pPr>
              <w:keepNext w:val="0"/>
              <w:keepLines w:val="0"/>
              <w:spacing w:after="40" w:before="40" w:line="252" w:lineRule="auto"/>
            </w:pPr>
            <w:r>
              <w:rPr>
                <w:rFonts w:ascii="Calibri" w:hAnsi="Calibri"/>
                <w:b w:val="0"/>
                <w:color w:val="000000"/>
                <w:sz w:val="19"/>
              </w:rPr>
              <w:t>Add Freya hardware/capability benchmarks.</w:t>
            </w:r>
          </w:p>
        </w:tc>
      </w:tr>
      <w:tr>
        <w:trPr>
          <w:cantSplit/>
        </w:trPr>
        <w:tc>
          <w:tcPr>
            <w:tcW w:type="dxa" w:w="1512"/>
            <w:vAlign w:val="center"/>
            <w:shd w:fill="FFFFFF"/>
          </w:tcPr>
          <w:p>
            <w:pPr>
              <w:keepNext w:val="0"/>
              <w:keepLines w:val="0"/>
              <w:spacing w:after="40" w:before="40" w:line="252" w:lineRule="auto"/>
            </w:pPr>
            <w:r>
              <w:rPr>
                <w:rFonts w:ascii="Calibri" w:hAnsi="Calibri"/>
                <w:b w:val="0"/>
                <w:color w:val="000000"/>
                <w:sz w:val="19"/>
              </w:rPr>
              <w:t>Isolation</w:t>
            </w:r>
          </w:p>
        </w:tc>
        <w:tc>
          <w:tcPr>
            <w:tcW w:type="dxa" w:w="2160"/>
            <w:vAlign w:val="center"/>
            <w:shd w:fill="FFFFFF"/>
          </w:tcPr>
          <w:p>
            <w:pPr>
              <w:keepNext w:val="0"/>
              <w:keepLines w:val="0"/>
              <w:spacing w:after="40" w:before="40" w:line="252" w:lineRule="auto"/>
            </w:pPr>
            <w:r>
              <w:rPr>
                <w:rFonts w:ascii="Calibri" w:hAnsi="Calibri"/>
                <w:b w:val="0"/>
                <w:color w:val="000000"/>
                <w:sz w:val="19"/>
              </w:rPr>
              <w:t>gVisor / Kata / VM</w:t>
            </w:r>
          </w:p>
        </w:tc>
        <w:tc>
          <w:tcPr>
            <w:tcW w:type="dxa" w:w="2045"/>
            <w:vAlign w:val="center"/>
            <w:shd w:fill="FFFFFF"/>
          </w:tcPr>
          <w:p>
            <w:pPr>
              <w:keepNext w:val="0"/>
              <w:keepLines w:val="0"/>
              <w:spacing w:after="40" w:before="40" w:line="252" w:lineRule="auto"/>
            </w:pPr>
            <w:r>
              <w:rPr>
                <w:rFonts w:ascii="Calibri" w:hAnsi="Calibri"/>
                <w:b w:val="0"/>
                <w:color w:val="000000"/>
                <w:sz w:val="19"/>
              </w:rPr>
              <w:t>Provider candidates</w:t>
            </w:r>
          </w:p>
        </w:tc>
        <w:tc>
          <w:tcPr>
            <w:tcW w:type="dxa" w:w="4450"/>
            <w:vAlign w:val="center"/>
            <w:shd w:fill="FFFFFF"/>
          </w:tcPr>
          <w:p>
            <w:pPr>
              <w:keepNext w:val="0"/>
              <w:keepLines w:val="0"/>
              <w:spacing w:after="40" w:before="40" w:line="252" w:lineRule="auto"/>
            </w:pPr>
            <w:r>
              <w:rPr>
                <w:rFonts w:ascii="Calibri" w:hAnsi="Calibri"/>
                <w:b w:val="0"/>
                <w:color w:val="000000"/>
                <w:sz w:val="19"/>
              </w:rPr>
              <w:t>Risk-tiered execution.</w:t>
            </w:r>
          </w:p>
        </w:tc>
      </w:tr>
      <w:tr>
        <w:trPr>
          <w:cantSplit/>
        </w:trPr>
        <w:tc>
          <w:tcPr>
            <w:tcW w:type="dxa" w:w="1512"/>
            <w:vAlign w:val="center"/>
            <w:shd w:fill="F2F5F7"/>
          </w:tcPr>
          <w:p>
            <w:pPr>
              <w:keepNext w:val="0"/>
              <w:keepLines w:val="0"/>
              <w:spacing w:after="40" w:before="40" w:line="252" w:lineRule="auto"/>
            </w:pPr>
            <w:r>
              <w:rPr>
                <w:rFonts w:ascii="Calibri" w:hAnsi="Calibri"/>
                <w:b w:val="0"/>
                <w:color w:val="000000"/>
                <w:sz w:val="19"/>
              </w:rPr>
              <w:t>Supply chain</w:t>
            </w:r>
          </w:p>
        </w:tc>
        <w:tc>
          <w:tcPr>
            <w:tcW w:type="dxa" w:w="2160"/>
            <w:vAlign w:val="center"/>
            <w:shd w:fill="F2F5F7"/>
          </w:tcPr>
          <w:p>
            <w:pPr>
              <w:keepNext w:val="0"/>
              <w:keepLines w:val="0"/>
              <w:spacing w:after="40" w:before="40" w:line="252" w:lineRule="auto"/>
            </w:pPr>
            <w:r>
              <w:rPr>
                <w:rFonts w:ascii="Calibri" w:hAnsi="Calibri"/>
                <w:b w:val="0"/>
                <w:color w:val="000000"/>
                <w:sz w:val="19"/>
              </w:rPr>
              <w:t>Sigstore + in-toto + TUF</w:t>
            </w:r>
          </w:p>
        </w:tc>
        <w:tc>
          <w:tcPr>
            <w:tcW w:type="dxa" w:w="2045"/>
            <w:vAlign w:val="center"/>
            <w:shd w:fill="F2F5F7"/>
          </w:tcPr>
          <w:p>
            <w:pPr>
              <w:keepNext w:val="0"/>
              <w:keepLines w:val="0"/>
              <w:spacing w:after="40" w:before="40" w:line="252" w:lineRule="auto"/>
            </w:pPr>
            <w:r>
              <w:rPr>
                <w:rFonts w:ascii="Calibri" w:hAnsi="Calibri"/>
                <w:b w:val="0"/>
                <w:color w:val="000000"/>
                <w:sz w:val="19"/>
              </w:rPr>
              <w:t>Integrate/pattern</w:t>
            </w:r>
          </w:p>
        </w:tc>
        <w:tc>
          <w:tcPr>
            <w:tcW w:type="dxa" w:w="4450"/>
            <w:vAlign w:val="center"/>
            <w:shd w:fill="F2F5F7"/>
          </w:tcPr>
          <w:p>
            <w:pPr>
              <w:keepNext w:val="0"/>
              <w:keepLines w:val="0"/>
              <w:spacing w:after="40" w:before="40" w:line="252" w:lineRule="auto"/>
            </w:pPr>
            <w:r>
              <w:rPr>
                <w:rFonts w:ascii="Calibri" w:hAnsi="Calibri"/>
                <w:b w:val="0"/>
                <w:color w:val="000000"/>
                <w:sz w:val="19"/>
              </w:rPr>
              <w:t>Signing, provenance, secure updates.</w:t>
            </w:r>
          </w:p>
        </w:tc>
      </w:tr>
      <w:tr>
        <w:trPr>
          <w:cantSplit/>
        </w:trPr>
        <w:tc>
          <w:tcPr>
            <w:tcW w:type="dxa" w:w="1512"/>
            <w:vAlign w:val="center"/>
            <w:shd w:fill="FFFFFF"/>
          </w:tcPr>
          <w:p>
            <w:pPr>
              <w:keepNext w:val="0"/>
              <w:keepLines w:val="0"/>
              <w:spacing w:after="40" w:before="40" w:line="252" w:lineRule="auto"/>
            </w:pPr>
            <w:r>
              <w:rPr>
                <w:rFonts w:ascii="Calibri" w:hAnsi="Calibri"/>
                <w:b w:val="0"/>
                <w:color w:val="000000"/>
                <w:sz w:val="19"/>
              </w:rPr>
              <w:t>Backup</w:t>
            </w:r>
          </w:p>
        </w:tc>
        <w:tc>
          <w:tcPr>
            <w:tcW w:type="dxa" w:w="2160"/>
            <w:vAlign w:val="center"/>
            <w:shd w:fill="FFFFFF"/>
          </w:tcPr>
          <w:p>
            <w:pPr>
              <w:keepNext w:val="0"/>
              <w:keepLines w:val="0"/>
              <w:spacing w:after="40" w:before="40" w:line="252" w:lineRule="auto"/>
            </w:pPr>
            <w:r>
              <w:rPr>
                <w:rFonts w:ascii="Calibri" w:hAnsi="Calibri"/>
                <w:b w:val="0"/>
                <w:color w:val="000000"/>
                <w:sz w:val="19"/>
              </w:rPr>
              <w:t>Kopia/restic; Velero later</w:t>
            </w:r>
          </w:p>
        </w:tc>
        <w:tc>
          <w:tcPr>
            <w:tcW w:type="dxa" w:w="2045"/>
            <w:vAlign w:val="center"/>
            <w:shd w:fill="FFFFFF"/>
          </w:tcPr>
          <w:p>
            <w:pPr>
              <w:keepNext w:val="0"/>
              <w:keepLines w:val="0"/>
              <w:spacing w:after="40" w:before="40" w:line="252" w:lineRule="auto"/>
            </w:pPr>
            <w:r>
              <w:rPr>
                <w:rFonts w:ascii="Calibri" w:hAnsi="Calibri"/>
                <w:b w:val="0"/>
                <w:color w:val="000000"/>
                <w:sz w:val="19"/>
              </w:rPr>
              <w:t>Integrate</w:t>
            </w:r>
          </w:p>
        </w:tc>
        <w:tc>
          <w:tcPr>
            <w:tcW w:type="dxa" w:w="4450"/>
            <w:vAlign w:val="center"/>
            <w:shd w:fill="FFFFFF"/>
          </w:tcPr>
          <w:p>
            <w:pPr>
              <w:keepNext w:val="0"/>
              <w:keepLines w:val="0"/>
              <w:spacing w:after="40" w:before="40" w:line="252" w:lineRule="auto"/>
            </w:pPr>
            <w:r>
              <w:rPr>
                <w:rFonts w:ascii="Calibri" w:hAnsi="Calibri"/>
                <w:b w:val="0"/>
                <w:color w:val="000000"/>
                <w:sz w:val="19"/>
              </w:rPr>
              <w:t>Resource-specific providers.</w:t>
            </w:r>
          </w:p>
        </w:tc>
      </w:tr>
      <w:tr>
        <w:trPr>
          <w:cantSplit/>
        </w:trPr>
        <w:tc>
          <w:tcPr>
            <w:tcW w:type="dxa" w:w="1512"/>
            <w:vAlign w:val="center"/>
            <w:shd w:fill="F2F5F7"/>
          </w:tcPr>
          <w:p>
            <w:pPr>
              <w:keepNext w:val="0"/>
              <w:keepLines w:val="0"/>
              <w:spacing w:after="40" w:before="40" w:line="252" w:lineRule="auto"/>
            </w:pPr>
            <w:r>
              <w:rPr>
                <w:rFonts w:ascii="Calibri" w:hAnsi="Calibri"/>
                <w:b w:val="0"/>
                <w:color w:val="000000"/>
                <w:sz w:val="19"/>
              </w:rPr>
              <w:t>MCP discovery</w:t>
            </w:r>
          </w:p>
        </w:tc>
        <w:tc>
          <w:tcPr>
            <w:tcW w:type="dxa" w:w="2160"/>
            <w:vAlign w:val="center"/>
            <w:shd w:fill="F2F5F7"/>
          </w:tcPr>
          <w:p>
            <w:pPr>
              <w:keepNext w:val="0"/>
              <w:keepLines w:val="0"/>
              <w:spacing w:after="40" w:before="40" w:line="252" w:lineRule="auto"/>
            </w:pPr>
            <w:r>
              <w:rPr>
                <w:rFonts w:ascii="Calibri" w:hAnsi="Calibri"/>
                <w:b w:val="0"/>
                <w:color w:val="000000"/>
                <w:sz w:val="19"/>
              </w:rPr>
              <w:t>Official MCP Registry</w:t>
            </w:r>
          </w:p>
        </w:tc>
        <w:tc>
          <w:tcPr>
            <w:tcW w:type="dxa" w:w="2045"/>
            <w:vAlign w:val="center"/>
            <w:shd w:fill="F2F5F7"/>
          </w:tcPr>
          <w:p>
            <w:pPr>
              <w:keepNext w:val="0"/>
              <w:keepLines w:val="0"/>
              <w:spacing w:after="40" w:before="40" w:line="252" w:lineRule="auto"/>
            </w:pPr>
            <w:r>
              <w:rPr>
                <w:rFonts w:ascii="Calibri" w:hAnsi="Calibri"/>
                <w:b w:val="0"/>
                <w:color w:val="000000"/>
                <w:sz w:val="19"/>
              </w:rPr>
              <w:t>Discovery source</w:t>
            </w:r>
          </w:p>
        </w:tc>
        <w:tc>
          <w:tcPr>
            <w:tcW w:type="dxa" w:w="4450"/>
            <w:vAlign w:val="center"/>
            <w:shd w:fill="F2F5F7"/>
          </w:tcPr>
          <w:p>
            <w:pPr>
              <w:keepNext w:val="0"/>
              <w:keepLines w:val="0"/>
              <w:spacing w:after="40" w:before="40" w:line="252" w:lineRule="auto"/>
            </w:pPr>
            <w:r>
              <w:rPr>
                <w:rFonts w:ascii="Calibri" w:hAnsi="Calibri"/>
                <w:b w:val="0"/>
                <w:color w:val="000000"/>
                <w:sz w:val="19"/>
              </w:rPr>
              <w:t>Freya maintains vetted approval overlay.</w:t>
            </w:r>
          </w:p>
        </w:tc>
      </w:tr>
    </w:tbl>
    <w:p>
      <w:pPr>
        <w:widowControl/>
      </w:pPr>
    </w:p>
    <w:p>
      <w:bookmarkStart w:id="123" w:name="section_24"/>
      <w:pPr>
        <w:pStyle w:val="Heading1"/>
        <w:keepNext/>
        <w:widowControl/>
      </w:pPr>
      <w:r>
        <w:rPr>
          <w:color w:val="000000"/>
        </w:rPr>
        <w:t>24. Minimum Contract Schemas and Interfaces</w:t>
      </w:r>
      <w:bookmarkEnd w:id="123"/>
    </w:p>
    <w:p>
      <w:pPr>
        <w:pStyle w:val="CodeBlock"/>
        <w:keepLines/>
      </w:pPr>
      <w:r>
        <w:t>InvocationEnvelope:</w:t>
        <w:br/>
        <w:t xml:space="preserve">  operation_id, task_id, actor, client_id, workload_id, security_domain</w:t>
        <w:br/>
        <w:t xml:space="preserve">  capability_id, capability_version, arguments_digest, target_ids</w:t>
        <w:br/>
        <w:t xml:space="preserve">  provider_audience, provider_generation, policy_revision, grant_epoch</w:t>
        <w:br/>
        <w:t xml:space="preserve">  deadline, retry_class, budget_reservation_id, trace_id</w:t>
      </w:r>
    </w:p>
    <w:p>
      <w:pPr>
        <w:pStyle w:val="CodeBlock"/>
        <w:keepLines/>
        <w:rPr>
          <w:ins w:id="9086" w:author="Claude" w:date="2026-10-07T12:00:00Z"/>
        </w:rPr>
      </w:pPr>
      <w:ins w:id="9087" w:author="Claude" w:date="2026-10-07T12:00:00Z">
        <w:r>
          <w:t xml:space="preserve">ApprovalRequest:                              # proposed, NEW-A</w:t>
          <w:br/>
          <w:t xml:space="preserve">  approval_id, operation_id, task_id, user_id, security_domain</w:t>
          <w:br/>
          <w:t xml:space="preserve">  arguments_digest, target_ids, risk_class, disclosure_class</w:t>
          <w:br/>
          <w:t xml:space="preserve">  destinations, untrusted_origin, policy_revision, expires_at</w:t>
          <w:br/>
          <w:t xml:space="preserve">  approvable_client_scopes, decision, decided_by_session, decided_at</w:t>
        </w:r>
      </w:ins>
    </w:p>
    <w:p>
      <w:pPr>
        <w:pStyle w:val="CodeBlock"/>
        <w:keepLines/>
      </w:pPr>
      <w:r>
        <w:t>PolicyDecision:</w:t>
        <w:br/>
        <w:t xml:space="preserve">  allow_or_deny, reason, revision, grant_epoch, obligations, expires_at</w:t>
      </w:r>
    </w:p>
    <w:p>
      <w:pPr>
        <w:pStyle w:val="CodeBlock"/>
        <w:keepLines/>
      </w:pPr>
      <w:r>
        <w:t>CapabilityResult:</w:t>
        <w:br/>
        <w:t xml:space="preserve">  operation_id, invocation_state, effect_outcome, cancellation_state</w:t>
        <w:br/>
        <w:t xml:space="preserve">  structured_error, verification_evidence, reconciliation_reference</w:t>
      </w:r>
    </w:p>
    <w:p>
      <w:pPr>
        <w:pStyle w:val="CodeBlock"/>
        <w:keepLines/>
      </w:pPr>
      <w:r>
        <w:t>ProviderManifest:</w:t>
        <w:br/>
        <w:t xml:space="preserve">  identity, version, artifact_digest, trust_class, capability_profiles</w:t>
        <w:br/>
        <w:t xml:space="preserve">  dependencies, permissions, isolation_profile, privacy, license_review</w:t>
        <w:br/>
        <w:t xml:space="preserve">  resources, lifecycle_deadlines, health, failure_and_recovery_semantics</w:t>
      </w:r>
    </w:p>
    <w:p>
      <w:pPr>
        <w:pStyle w:val="CodeBlock"/>
        <w:keepLines/>
      </w:pPr>
      <w:r>
        <w:t>ResourceReservation:</w:t>
        <w:br/>
        <w:t xml:space="preserve">  reservation_id, owner, generation, resource_pool, quantities</w:t>
        <w:br/>
        <w:t xml:space="preserve">  workload_id, budget, expiry, allocation_reconciliation_state</w:t>
        <w:br/>
      </w:r>
    </w:p>
    <w:p>
      <w:pPr>
        <w:pStyle w:val="CodeBlock"/>
        <w:keepLines/>
      </w:pPr>
      <w:r>
        <w:t>interface Provider:</w:t>
        <w:br/>
        <w:t xml:space="preserve">  manifest() -&gt; ProviderManifest</w:t>
        <w:br/>
        <w:t xml:space="preserve">  capabilities() -&gt; list[CapabilityDescriptor]</w:t>
        <w:br/>
        <w:t xml:space="preserve">  resource_requirements() -&gt; ResourceRequirement</w:t>
        <w:br/>
        <w:t xml:space="preserve">  permissions_required() -&gt; PermissionSet</w:t>
        <w:br/>
        <w:t xml:space="preserve">  start(operation_id, generation) -&gt; ProviderState</w:t>
        <w:br/>
        <w:t xml:space="preserve">  health() -&gt; {liveness, readiness, dependency_health}</w:t>
        <w:br/>
        <w:t xml:space="preserve">  drain(operation_id, deadline) -&gt; DrainResult</w:t>
        <w:br/>
        <w:t xml:space="preserve">  stop(operation_id, deadline) -&gt; StopResult</w:t>
      </w:r>
    </w:p>
    <w:p>
      <w:pPr>
        <w:pStyle w:val="CodeBlock"/>
        <w:keepLines/>
      </w:pPr>
      <w:r>
        <w:t>interface CapabilityBroker:</w:t>
        <w:br/>
        <w:t xml:space="preserve">  submit(authenticated_session_or_workload, request) -&gt; TaskHandle</w:t>
        <w:br/>
        <w:t xml:space="preserve">  # Internal: validate -&gt; authorize -&gt; reserve -&gt; journal -&gt; dispatch.</w:t>
        <w:br/>
        <w:t xml:space="preserve">  # No public reusable authorized binding bypasses dispatch validation.</w:t>
        <w:br/>
        <w:t xml:space="preserve">  status(operation_id, authenticated_principal) -&gt; CapabilityResult</w:t>
        <w:br/>
        <w:t xml:space="preserve">  cancel(operation_id, authenticated_principal) -&gt; CancellationResult</w:t>
        <w:br/>
        <w:t xml:space="preserve">  reconcile(operation_id, authenticated_service_principal) -&gt; CapabilityResult</w:t>
      </w:r>
      <w:ins w:id="9088" w:author="Claude" w:date="2026-10-07T12:00:00Z">
        <w:r>
          <w:br/>
          <w:t xml:space="preserve">  request_approval(operation_id) -&gt; ApprovalRequest        # proposed, NEW-A</w:t>
          <w:br/>
          <w:t xml:space="preserve">  respond_approval(approval_id, human_session, decision) -&gt; ApprovalResult</w:t>
          <w:br/>
          <w:t xml:space="preserve">  # TaskHandle lists its operation_ids; status/cancel apply per operation.</w:t>
        </w:r>
      </w:ins>
    </w:p>
    <w:p>
      <w:pPr>
        <w:pStyle w:val="CodeBlock"/>
        <w:keepLines/>
      </w:pPr>
      <w:r>
        <w:t>interface PolicyEngineProvider:</w:t>
        <w:br/>
        <w:t xml:space="preserve">  decide(subject, action, canonical_resource, environment) -&gt; PolicyDecision</w:t>
      </w:r>
      <w:ins w:id="9089" w:author="Claude" w:date="2026-10-07T12:00:00Z">
        <w:r>
          <w:br/>
          <w:t xml:space="preserve">  # environment includes task trust state, delegation chain and</w:t>
          <w:br/>
          <w:t xml:space="preserve">  # disclosure class (proposed, NEW-B, NEW-H).</w:t>
        </w:r>
      </w:ins>
    </w:p>
    <w:p>
      <w:pPr>
        <w:pStyle w:val="CodeBlock"/>
        <w:keepLines/>
      </w:pPr>
      <w:r>
        <w:t>interface AgentRuntimeProvider:</w:t>
        <w:br/>
        <w:t xml:space="preserve">  execute(task, labeled_context, scoped_grants, budget) -&gt; AgentTask</w:t>
        <w:br/>
        <w:t xml:space="preserve">  status(task_id, authenticated_principal) -&gt; TaskStatus</w:t>
        <w:br/>
        <w:t xml:space="preserve">  cancel(task_id, authenticated_principal) -&gt; CancellationResult</w:t>
      </w:r>
      <w:ins w:id="9090" w:author="Claude" w:date="2026-10-07T12:00:00Z">
        <w:r>
          <w:br/>
          <w:t xml:space="preserve">  # scoped_grants are opaque broker handles, never model-visible (NEW-C).</w:t>
        </w:r>
      </w:ins>
    </w:p>
    <w:p>
      <w:pPr>
        <w:pStyle w:val="CodeBlock"/>
        <w:keepLines/>
      </w:pPr>
      <w:r>
        <w:t>interface ModelRuntimeProvider:</w:t>
        <w:br/>
        <w:t xml:space="preserve">  load(model_ref, placement, reservation, operation_id) -&gt; ModelInstance</w:t>
        <w:br/>
        <w:t xml:space="preserve">  generate(instance, authorized_request, reservation) -&gt; ModelResult</w:t>
        <w:br/>
        <w:t xml:space="preserve">  drain(instance, deadline) -&gt; DrainResult</w:t>
        <w:br/>
        <w:t xml:space="preserve">  unload(instance, operation_id) -&gt; AllocationReport</w:t>
      </w:r>
      <w:ins w:id="9091" w:author="Claude" w:date="2026-10-07T12:00:00Z">
        <w:r>
          <w:br/>
          <w:t xml:space="preserve">  # authorized_request carries user, security_domain and session scope</w:t>
          <w:br/>
          <w:t xml:space="preserve">  # used for USR-006 isolation (proposed).</w:t>
        </w:r>
      </w:ins>
    </w:p>
    <w:p>
      <w:pPr>
        <w:pStyle w:val="CodeBlock"/>
        <w:keepLines/>
      </w:pPr>
      <w:r>
        <w:t>interface IsolationProvider:</w:t>
        <w:br/>
        <w:t xml:space="preserve">  create(validated_profile, scoped_inputs, egress_policy, limits) -&gt; Sandbox</w:t>
        <w:br/>
        <w:t xml:space="preserve">  execute(sandbox, authorized_workload) -&gt; ExecutionResult</w:t>
        <w:br/>
        <w:t xml:space="preserve">  destroy(sandbox, operation_id) -&gt; ReconciliationResult</w:t>
      </w:r>
      <w:ins w:id="9092" w:author="Claude" w:date="2026-10-07T12:00:00Z">
        <w:r>
          <w:br/>
          <w:t xml:space="preserve">  # validated_profile includes enumerated guest broker operations,</w:t>
          <w:br/>
          <w:t xml:space="preserve">  # guest budget and worker credential (proposed, NEW-E, SEC-019).</w:t>
        </w:r>
      </w:ins>
    </w:p>
    <w:p>
      <w:pPr>
        <w:pStyle w:val="CodeBlock"/>
        <w:keepLines/>
      </w:pPr>
      <w:r>
        <w:t>interface ClientGateway:</w:t>
        <w:br/>
        <w:t xml:space="preserve">  pair(challenge, owner_approval) -&gt; ClientIdentity</w:t>
        <w:br/>
        <w:t xml:space="preserve">  authenticate(client_proof, user_authentication) -&gt; ScopedSession</w:t>
        <w:br/>
        <w:t xml:space="preserve">  discover_capabilities(session, schema_version) -&gt; CapabilityView</w:t>
        <w:br/>
        <w:t xml:space="preserve">  subscribe(session, authorized_topics, cursor) -&gt; ScopedEventStream</w:t>
        <w:br/>
        <w:t xml:space="preserve">  invoke(session, versioned_request) -&gt; TaskHandle</w:t>
        <w:br/>
      </w:r>
      <w:ins w:id="9093" w:author="Claude" w:date="2026-10-07T12:00:00Z">
        <w:r>
          <w:t xml:space="preserve">  status(session, operation_id) -&gt; CapabilityResult        # proposed</w:t>
          <w:br/>
          <w:t xml:space="preserve">  cancel(session, operation_id) -&gt; CancellationResult</w:t>
          <w:br/>
          <w:t xml:space="preserve">  respond_approval(session, approval_id, decision) -&gt; ApprovalResult</w:t>
          <w:br/>
          <w:t xml:space="preserve">  revoke(session, session_or_task_id) -&gt; RevocationResult</w:t>
        </w:r>
      </w:ins>
    </w:p>
    <w:p>
      <w:pPr>
        <w:pStyle w:val="CodeBlock"/>
        <w:keepLines/>
      </w:pPr>
      <w:r>
        <w:t>Schemas must define required/optional fields, bounds, canonicalization,</w:t>
        <w:br/>
        <w:t>error codes, state transitions and version negotiation before implementation.</w:t>
        <w:br/>
        <w:t>This language-neutral contract is not an implementation mandate.</w:t>
      </w:r>
    </w:p>
    <w:p>
      <w:pPr>
        <w:widowControl/>
      </w:pPr>
      <w:r>
        <w:rPr>
          <w:rFonts w:ascii="Calibri" w:hAnsi="Calibri"/>
          <w:color w:val="000000"/>
        </w:rPr>
        <w:t>Provider discovery methods may derive their values from the manifest; they must not maintain contradictory state. Status, cancellation and reconciliation remain authorized operations under CAP-012. Persistence implementations remain behind replaceable contracts preserving the semantics of OPS-007 through OPS-013; concrete typed schemas and method representation remain implementation deliverables.</w:t>
      </w:r>
    </w:p>
    <w:p>
      <w:pPr>
        <w:widowControl/>
      </w:pPr>
      <w:r>
        <w:rPr>
          <w:rFonts w:ascii="Calibri" w:hAnsi="Calibri"/>
          <w:color w:val="000000"/>
        </w:rPr>
        <w:t>The CapabilityDefinition, MemoryRecord, ModelInstance, ResourceRequirement, and ThirdPartyComponentManifest sketches in earlier sections are illustrative and non-exhaustive. Their implementation schemas must incorporate the normative fields and semantics in sections 4.2, 5.1, 7.1, 8.1, 9.1, 13.1, 17.1, and 18.1. In particular, capability schemas must declare semantic conformance and effect/idempotency/reconciliation behavior; memory schemas must include creator, trust, permitted-use and derivation/deletion metadata; model-instance schemas must identify allocation and load ownership; and third-party manifests must cover exact artifacts, weights, datasets, assets, transitive dependencies, and redistribution review. Schema freeze requires explicit field definitions, constraints, migration rules, and conformance tests rather than inference from these sketches.</w:t>
      </w:r>
    </w:p>
    <w:p>
      <w:bookmarkStart w:id="124" w:name="section_25"/>
      <w:pPr>
        <w:pStyle w:val="Heading1"/>
        <w:keepNext/>
        <w:widowControl/>
      </w:pPr>
      <w:r>
        <w:rPr>
          <w:color w:val="000000"/>
        </w:rPr>
        <w:t>25. Foundation v1 Architecture Freeze Gates</w:t>
      </w:r>
      <w:bookmarkEnd w:id="124"/>
    </w:p>
    <w:p>
      <w:pPr>
        <w:pStyle w:val="ListBullet"/>
        <w:widowControl/>
      </w:pPr>
      <w:r>
        <w:t>Claude Code and Codex independently review the exact same frozen document.</w:t>
      </w:r>
      <w:ins w:id="9094" w:author="Claude" w:date="2026-10-07T12:00:00Z">
        <w:r>
          <w:t xml:space="preserve"> (Superseded for the current review cycle by section 1.4; retained as a future review protocol.)</w:t>
        </w:r>
      </w:ins>
    </w:p>
    <w:p>
      <w:pPr>
        <w:pStyle w:val="ListBullet"/>
        <w:widowControl/>
      </w:pPr>
      <w:r>
        <w:t>Reviews explicitly search for hidden coupling, security bypasses, overengineering, missing failure semantics, infeasible Windows assumptions, licensing/commercial risks, and unnecessary custom infrastructure.</w:t>
      </w:r>
    </w:p>
    <w:p>
      <w:pPr>
        <w:pStyle w:val="ListBullet"/>
        <w:widowControl/>
      </w:pPr>
      <w:r>
        <w:t>Conflicting review findings are reconciled into ADRs rather than silently accepted.</w:t>
      </w:r>
    </w:p>
    <w:p>
      <w:pPr>
        <w:pStyle w:val="ListBullet"/>
        <w:widowControl/>
      </w:pPr>
      <w:r>
        <w:t>Critical/high security findings are resolved or explicitly risk-accepted before implementation proceeds.</w:t>
      </w:r>
    </w:p>
    <w:p>
      <w:pPr>
        <w:pStyle w:val="ListBullet"/>
        <w:widowControl/>
      </w:pPr>
      <w:r>
        <w:t>Publish schemas and conformance tests; replace a capability provider without changing callers, migrating state explicitly where needed.</w:t>
      </w:r>
    </w:p>
    <w:p>
      <w:pPr>
        <w:pStyle w:val="ListBullet"/>
        <w:widowControl/>
      </w:pPr>
      <w:r>
        <w:t>Document second-node assignments, stale generations, partitions, revocation and reconciliation against the same identity/capability contracts. Run the corresponding tests before distributed execution is enabled.</w:t>
      </w:r>
    </w:p>
    <w:p>
      <w:pPr>
        <w:pStyle w:val="ListBullet"/>
        <w:widowControl/>
      </w:pPr>
      <w:r>
        <w:t>Demonstrate two independent clients through the documented gateway without Core-specific GUI code; verify user/client scopes, compatibility and event isolation.</w:t>
      </w:r>
    </w:p>
    <w:p>
      <w:pPr>
        <w:pStyle w:val="Heading2"/>
        <w:keepNext/>
        <w:widowControl/>
      </w:pPr>
      <w:r>
        <w:rPr>
          <w:color w:val="000000"/>
        </w:rPr>
        <w:t>25.1 Revised freeze evidence</w:t>
      </w:r>
    </w:p>
    <w:p>
      <w:pPr>
        <w:widowControl/>
      </w:pPr>
      <w:r>
        <w:rPr>
          <w:rFonts w:ascii="Calibri" w:hAnsi="Calibri"/>
          <w:color w:val="000000"/>
        </w:rPr>
        <w:t>Freeze requires approved ADRs for authorization dispatch, Windows isolation, persistence/recovery, resource admission, and gateway authentication; machine-readable schemas; the enabled-feature tests in section 19; and documented deferred-feature boundaries. A review alone is not freeze evidence.</w:t>
      </w:r>
    </w:p>
    <w:p>
      <w:pPr>
        <w:widowControl/>
      </w:pPr>
      <w:r>
        <w:rPr>
          <w:rFonts w:ascii="Calibri" w:hAnsi="Calibri"/>
          <w:color w:val="000000"/>
        </w:rPr>
        <w:t>Resolve Critical/High findings affecting enabled alpha paths before enabling those paths. Any accepted exception identifies the owner, rationale, compensating controls, expiry, and disabled capabilities. No exception may silently claim compliance with an unsatisfied MUST.</w:t>
      </w:r>
    </w:p>
    <w:p>
      <w:pPr>
        <w:widowControl/>
      </w:pPr>
      <w:r>
        <w:rPr>
          <w:rFonts w:ascii="Calibri" w:hAnsi="Calibri"/>
          <w:color w:val="000000"/>
        </w:rPr>
        <w:t>Evidence status: approved ADRs, machine-readable schemas, enabled-feature acceptance tests, provider/client conformance demonstrations, measured restore objectives and final Codex re-review are all pending. The accepted reconciliation is a requirement-adoption decision, not an architecture-freeze or implementation-compliance approval.</w:t>
      </w:r>
    </w:p>
    <w:p>
      <w:bookmarkStart w:id="125" w:name="section_26"/>
      <w:pPr>
        <w:pStyle w:val="Heading1"/>
        <w:keepNext/>
        <w:widowControl/>
      </w:pPr>
      <w:r>
        <w:rPr>
          <w:color w:val="000000"/>
        </w:rPr>
        <w:t>26. Ready-to-Use External Review Brief</w:t>
      </w:r>
      <w:bookmarkEnd w:id="125"/>
    </w:p>
    <w:p>
      <w:pPr>
        <w:widowControl/>
      </w:pPr>
      <w:r>
        <w:rPr>
          <w:rFonts w:ascii="Calibri" w:hAnsi="Calibri"/>
          <w:color w:val="000000"/>
        </w:rPr>
        <w:t>Give the following instructions to Claude Code and Codex with this document. Do not give either reviewer the other review until both are complete.</w:t>
      </w:r>
    </w:p>
    <w:p>
      <w:pPr>
        <w:pStyle w:val="CodeBlock"/>
        <w:keepLines/>
      </w:pPr>
      <w:r>
        <w:t>You are performing an adversarial architecture review of "Freya Foundation v1.1 -</w:t>
        <w:br/>
        <w:t>System Architecture &amp; Design Specification."</w:t>
      </w:r>
    </w:p>
    <w:p>
      <w:pPr>
        <w:pStyle w:val="CodeBlock"/>
        <w:keepLines/>
      </w:pPr>
      <w:r>
        <w:t>Do NOT implement the system yet and do NOT merely summarize or praise the design.</w:t>
      </w:r>
    </w:p>
    <w:p>
      <w:pPr>
        <w:pStyle w:val="CodeBlock"/>
        <w:keepLines/>
      </w:pPr>
      <w:r>
        <w:t>Act as a senior distributed-systems, AI-platform, application-security, local-first,</w:t>
        <w:br/>
        <w:t>and infrastructure engineer. Treat the normative MUST/SHOULD/MAY requirements as</w:t>
        <w:br/>
        <w:t>the proposed contract.</w:t>
      </w:r>
    </w:p>
    <w:p>
      <w:pPr>
        <w:pStyle w:val="CodeBlock"/>
        <w:keepLines/>
      </w:pPr>
      <w:r>
        <w:t>Review the design for:</w:t>
      </w:r>
    </w:p>
    <w:p>
      <w:pPr>
        <w:pStyle w:val="CodeBlock"/>
        <w:keepLines/>
      </w:pPr>
      <w:r>
        <w:t>1. Contradictory or ambiguous requirements.</w:t>
        <w:br/>
        <w:t>2. Hidden coupling or components that are not actually replaceable.</w:t>
        <w:br/>
        <w:t>3. Security boundary failures, confused-deputy risks, privilege escalation,</w:t>
        <w:br/>
        <w:t xml:space="preserve">   secret leakage, unsafe agent execution, and federation/sovereignty flaws.</w:t>
        <w:br/>
        <w:t>4. Multi-user isolation failures.</w:t>
        <w:br/>
        <w:t>5. Problems with the capability/provider abstraction.</w:t>
        <w:br/>
        <w:t>6. Context/memory/knowledge authorization weaknesses.</w:t>
        <w:br/>
        <w:t>7. Resource/VRAM scheduling race conditions and failure modes.</w:t>
        <w:br/>
        <w:t>8. Durable-workflow, cancellation, retry, idempotency, and recovery gaps.</w:t>
        <w:br/>
        <w:t>9. Distributed-systems problems: partitions, stale state, split brain,</w:t>
        <w:br/>
        <w:t xml:space="preserve">   duplicate execution, clock assumptions, node loss, and consistency.</w:t>
        <w:br/>
        <w:t>10. GUI/client API security and compatibility problems.</w:t>
        <w:br/>
        <w:t>11. Windows-first feasibility problems and Linux/rack migration problems.</w:t>
        <w:br/>
        <w:t>12. Overengineering: identify components/contracts that should be removed or delayed.</w:t>
        <w:br/>
        <w:t>13. Underengineering: identify missing contracts that would force a redesign later.</w:t>
        <w:br/>
        <w:t>14. Existing open-source systems that could replace anything proposed as custom code.</w:t>
        <w:br/>
        <w:t>15. Licensing/commercialization risks.</w:t>
        <w:br/>
        <w:t>16. Observability, testing, update, backup, and disaster-recovery gaps.</w:t>
        <w:br/>
        <w:t>17. Requirements that cannot be objectively tested.</w:t>
      </w:r>
    </w:p>
    <w:p>
      <w:pPr>
        <w:pStyle w:val="CodeBlock"/>
        <w:keepLines/>
      </w:pPr>
      <w:r>
        <w:t>For every finding provide:</w:t>
        <w:br/>
        <w:t>- Severity: Critical / High / Medium / Low / Observation</w:t>
        <w:br/>
        <w:t>- Requirement/component affected</w:t>
        <w:br/>
        <w:t>- Why it is a problem</w:t>
        <w:br/>
        <w:t>- Concrete failure scenario</w:t>
        <w:br/>
        <w:t>- Recommended correction</w:t>
        <w:br/>
        <w:t>- Whether correction is required before Foundation v1 implementation</w:t>
      </w:r>
    </w:p>
    <w:p>
      <w:pPr>
        <w:pStyle w:val="CodeBlock"/>
        <w:keepLines/>
      </w:pPr>
      <w:r>
        <w:t>Then provide:</w:t>
        <w:br/>
        <w:t>A. Top 10 architecture risks.</w:t>
        <w:br/>
        <w:t>B. Requirements you recommend adding/changing/removing.</w:t>
        <w:br/>
        <w:t>C. Components that should remain Freya-owned.</w:t>
        <w:br/>
        <w:t>D. Components that should be delegated to existing infrastructure.</w:t>
        <w:br/>
        <w:t>E. A proposed implementation sequence for the first single-workstation alpha.</w:t>
        <w:br/>
        <w:t>F. A final verdict: APPROVE, APPROVE WITH REQUIRED CHANGES, or REJECT.</w:t>
      </w:r>
    </w:p>
    <w:p>
      <w:pPr>
        <w:pStyle w:val="CodeBlock"/>
        <w:keepLines/>
      </w:pPr>
      <w:r>
        <w:t>Be skeptical. Challenge assumptions. Prefer specific counterexamples and testable</w:t>
        <w:br/>
        <w:t>recommendations over general advice.</w:t>
      </w:r>
    </w:p>
    <w:p>
      <w:bookmarkStart w:id="126" w:name="section_27"/>
      <w:pPr>
        <w:pStyle w:val="Heading1"/>
        <w:keepNext/>
        <w:widowControl/>
      </w:pPr>
      <w:r>
        <w:rPr>
          <w:color w:val="000000"/>
        </w:rPr>
        <w:t>27. Research Basis and Selected Primary Sources</w:t>
      </w:r>
      <w:bookmarkEnd w:id="126"/>
    </w:p>
    <w:p>
      <w:pPr>
        <w:widowControl/>
      </w:pPr>
      <w:r>
        <w:rPr>
          <w:rFonts w:ascii="Calibri" w:hAnsi="Calibri"/>
          <w:color w:val="000000"/>
        </w:rPr>
        <w:t>This specification consolidates prior architecture research. The following primary project/documentation sources are especially relevant to the Foundation decisions; candidate selection remains non-binding until implementation ADRs.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1584"/>
        <w:gridCol w:w="4248"/>
        <w:gridCol w:w="4334"/>
      </w:tblGrid>
      <w:tr>
        <w:trPr>
          <w:tblHeader w:val="true"/>
          <w:cantSplit/>
          <w:tblHeader/>
        </w:trPr>
        <w:tc>
          <w:tcPr>
            <w:tcW w:type="dxa" w:w="1584"/>
            <w:vAlign w:val="center"/>
            <w:shd w:fill="243746"/>
          </w:tcPr>
          <w:p>
            <w:pPr>
              <w:keepNext w:val="0"/>
              <w:keepLines w:val="0"/>
              <w:spacing w:after="40" w:before="40" w:line="252" w:lineRule="auto"/>
            </w:pPr>
            <w:r>
              <w:rPr>
                <w:rFonts w:ascii="Calibri" w:hAnsi="Calibri"/>
                <w:b/>
                <w:color w:val="FFFFFF"/>
                <w:sz w:val="19"/>
              </w:rPr>
              <w:t>Source</w:t>
            </w:r>
          </w:p>
        </w:tc>
        <w:tc>
          <w:tcPr>
            <w:tcW w:type="dxa" w:w="4248"/>
            <w:vAlign w:val="center"/>
            <w:shd w:fill="243746"/>
          </w:tcPr>
          <w:p>
            <w:pPr>
              <w:keepNext w:val="0"/>
              <w:keepLines w:val="0"/>
              <w:spacing w:after="40" w:before="40" w:line="252" w:lineRule="auto"/>
            </w:pPr>
            <w:r>
              <w:rPr>
                <w:rFonts w:ascii="Calibri" w:hAnsi="Calibri"/>
                <w:b/>
                <w:color w:val="FFFFFF"/>
                <w:sz w:val="19"/>
              </w:rPr>
              <w:t>URL</w:t>
            </w:r>
          </w:p>
        </w:tc>
        <w:tc>
          <w:tcPr>
            <w:tcW w:type="dxa" w:w="4334"/>
            <w:vAlign w:val="center"/>
            <w:shd w:fill="243746"/>
          </w:tcPr>
          <w:p>
            <w:pPr>
              <w:keepNext w:val="0"/>
              <w:keepLines w:val="0"/>
              <w:spacing w:after="40" w:before="40" w:line="252" w:lineRule="auto"/>
            </w:pPr>
            <w:r>
              <w:rPr>
                <w:rFonts w:ascii="Calibri" w:hAnsi="Calibri"/>
                <w:b/>
                <w:color w:val="FFFFFF"/>
                <w:sz w:val="19"/>
              </w:rPr>
              <w:t>Relevance</w:t>
            </w:r>
          </w:p>
        </w:tc>
      </w:tr>
      <w:tr>
        <w:trPr>
          <w:cantSplit/>
        </w:trPr>
        <w:tc>
          <w:tcPr>
            <w:tcW w:type="dxa" w:w="1584"/>
            <w:vAlign w:val="center"/>
            <w:shd w:fill="FFFFFF"/>
          </w:tcPr>
          <w:p>
            <w:pPr>
              <w:keepNext w:val="0"/>
              <w:keepLines w:val="0"/>
              <w:spacing w:after="40" w:before="40" w:line="252" w:lineRule="auto"/>
            </w:pPr>
            <w:r>
              <w:rPr>
                <w:rFonts w:ascii="Calibri" w:hAnsi="Calibri"/>
                <w:b w:val="0"/>
                <w:color w:val="000000"/>
                <w:sz w:val="19"/>
              </w:rPr>
              <w:t>NVIDIA Dynamo</w:t>
            </w:r>
          </w:p>
        </w:tc>
        <w:tc>
          <w:tcPr>
            <w:tcW w:type="dxa" w:w="4248"/>
            <w:vAlign w:val="center"/>
            <w:shd w:fill="FFFFFF"/>
          </w:tcPr>
          <w:p>
            <w:pPr>
              <w:keepNext w:val="0"/>
              <w:keepLines w:val="0"/>
              <w:spacing w:after="40" w:before="40" w:line="252" w:lineRule="auto"/>
            </w:pPr>
            <w:r>
              <w:rPr>
                <w:rFonts w:ascii="Calibri" w:hAnsi="Calibri"/>
                <w:b w:val="0"/>
                <w:color w:val="000000"/>
                <w:sz w:val="19"/>
              </w:rPr>
              <w:t>https://docs.nvidia.com/dynamo/</w:t>
            </w:r>
          </w:p>
        </w:tc>
        <w:tc>
          <w:tcPr>
            <w:tcW w:type="dxa" w:w="4334"/>
            <w:vAlign w:val="center"/>
            <w:shd w:fill="FFFFFF"/>
          </w:tcPr>
          <w:p>
            <w:pPr>
              <w:keepNext w:val="0"/>
              <w:keepLines w:val="0"/>
              <w:spacing w:after="40" w:before="40" w:line="252" w:lineRule="auto"/>
            </w:pPr>
            <w:r>
              <w:rPr>
                <w:rFonts w:ascii="Calibri" w:hAnsi="Calibri"/>
                <w:b w:val="0"/>
                <w:color w:val="000000"/>
                <w:sz w:val="19"/>
              </w:rPr>
              <w:t>Distributed inference, engine interoperability, multi-accelerator/infrastructure options.</w:t>
            </w:r>
          </w:p>
        </w:tc>
      </w:tr>
      <w:tr>
        <w:trPr>
          <w:cantSplit/>
        </w:trPr>
        <w:tc>
          <w:tcPr>
            <w:tcW w:type="dxa" w:w="1584"/>
            <w:vAlign w:val="center"/>
            <w:shd w:fill="F2F5F7"/>
          </w:tcPr>
          <w:p>
            <w:pPr>
              <w:keepNext w:val="0"/>
              <w:keepLines w:val="0"/>
              <w:spacing w:after="40" w:before="40" w:line="252" w:lineRule="auto"/>
            </w:pPr>
            <w:r>
              <w:rPr>
                <w:rFonts w:ascii="Calibri" w:hAnsi="Calibri"/>
                <w:b w:val="0"/>
                <w:color w:val="000000"/>
                <w:sz w:val="19"/>
              </w:rPr>
              <w:t>Temporal</w:t>
            </w:r>
          </w:p>
        </w:tc>
        <w:tc>
          <w:tcPr>
            <w:tcW w:type="dxa" w:w="4248"/>
            <w:vAlign w:val="center"/>
            <w:shd w:fill="F2F5F7"/>
          </w:tcPr>
          <w:p>
            <w:pPr>
              <w:keepNext w:val="0"/>
              <w:keepLines w:val="0"/>
              <w:spacing w:after="40" w:before="40" w:line="252" w:lineRule="auto"/>
            </w:pPr>
            <w:r>
              <w:rPr>
                <w:rFonts w:ascii="Calibri" w:hAnsi="Calibri"/>
                <w:b w:val="0"/>
                <w:color w:val="000000"/>
                <w:sz w:val="19"/>
              </w:rPr>
              <w:t>https://docs.temporal.io/temporal</w:t>
            </w:r>
          </w:p>
        </w:tc>
        <w:tc>
          <w:tcPr>
            <w:tcW w:type="dxa" w:w="4334"/>
            <w:vAlign w:val="center"/>
            <w:shd w:fill="F2F5F7"/>
          </w:tcPr>
          <w:p>
            <w:pPr>
              <w:keepNext w:val="0"/>
              <w:keepLines w:val="0"/>
              <w:spacing w:after="40" w:before="40" w:line="252" w:lineRule="auto"/>
            </w:pPr>
            <w:r>
              <w:rPr>
                <w:rFonts w:ascii="Calibri" w:hAnsi="Calibri"/>
                <w:b w:val="0"/>
                <w:color w:val="000000"/>
                <w:sz w:val="19"/>
              </w:rPr>
              <w:t>Durable workflow execution and failure recovery.</w:t>
            </w:r>
          </w:p>
        </w:tc>
      </w:tr>
      <w:tr>
        <w:trPr>
          <w:cantSplit/>
        </w:trPr>
        <w:tc>
          <w:tcPr>
            <w:tcW w:type="dxa" w:w="1584"/>
            <w:vAlign w:val="center"/>
            <w:shd w:fill="FFFFFF"/>
          </w:tcPr>
          <w:p>
            <w:pPr>
              <w:keepNext w:val="0"/>
              <w:keepLines w:val="0"/>
              <w:spacing w:after="40" w:before="40" w:line="252" w:lineRule="auto"/>
            </w:pPr>
            <w:r>
              <w:rPr>
                <w:rFonts w:ascii="Calibri" w:hAnsi="Calibri"/>
                <w:b w:val="0"/>
                <w:color w:val="000000"/>
                <w:sz w:val="19"/>
              </w:rPr>
              <w:t>SPIFFE Federation</w:t>
            </w:r>
          </w:p>
        </w:tc>
        <w:tc>
          <w:tcPr>
            <w:tcW w:type="dxa" w:w="4248"/>
            <w:vAlign w:val="center"/>
            <w:shd w:fill="FFFFFF"/>
          </w:tcPr>
          <w:p>
            <w:pPr>
              <w:keepNext w:val="0"/>
              <w:keepLines w:val="0"/>
              <w:spacing w:after="40" w:before="40" w:line="252" w:lineRule="auto"/>
            </w:pPr>
            <w:r>
              <w:rPr>
                <w:rFonts w:ascii="Calibri" w:hAnsi="Calibri"/>
                <w:b w:val="0"/>
                <w:color w:val="000000"/>
                <w:sz w:val="19"/>
              </w:rPr>
              <w:t>https://spiffe.io/docs/latest/spiffe-specs/spiffe_federation/</w:t>
            </w:r>
          </w:p>
        </w:tc>
        <w:tc>
          <w:tcPr>
            <w:tcW w:type="dxa" w:w="4334"/>
            <w:vAlign w:val="center"/>
            <w:shd w:fill="FFFFFF"/>
          </w:tcPr>
          <w:p>
            <w:pPr>
              <w:keepNext w:val="0"/>
              <w:keepLines w:val="0"/>
              <w:spacing w:after="40" w:before="40" w:line="252" w:lineRule="auto"/>
            </w:pPr>
            <w:r>
              <w:rPr>
                <w:rFonts w:ascii="Calibri" w:hAnsi="Calibri"/>
                <w:b w:val="0"/>
                <w:color w:val="000000"/>
                <w:sz w:val="19"/>
              </w:rPr>
              <w:t>Independent trust domains and federation.</w:t>
            </w:r>
          </w:p>
        </w:tc>
      </w:tr>
      <w:tr>
        <w:trPr>
          <w:cantSplit/>
        </w:trPr>
        <w:tc>
          <w:tcPr>
            <w:tcW w:type="dxa" w:w="1584"/>
            <w:vAlign w:val="center"/>
            <w:shd w:fill="F2F5F7"/>
          </w:tcPr>
          <w:p>
            <w:pPr>
              <w:keepNext w:val="0"/>
              <w:keepLines w:val="0"/>
              <w:spacing w:after="40" w:before="40" w:line="252" w:lineRule="auto"/>
            </w:pPr>
            <w:r>
              <w:rPr>
                <w:rFonts w:ascii="Calibri" w:hAnsi="Calibri"/>
                <w:b w:val="0"/>
                <w:color w:val="000000"/>
                <w:sz w:val="19"/>
              </w:rPr>
              <w:t>SPIFFE Trust Domain</w:t>
            </w:r>
          </w:p>
        </w:tc>
        <w:tc>
          <w:tcPr>
            <w:tcW w:type="dxa" w:w="4248"/>
            <w:vAlign w:val="center"/>
            <w:shd w:fill="F2F5F7"/>
          </w:tcPr>
          <w:p>
            <w:pPr>
              <w:keepNext w:val="0"/>
              <w:keepLines w:val="0"/>
              <w:spacing w:after="40" w:before="40" w:line="252" w:lineRule="auto"/>
            </w:pPr>
            <w:r>
              <w:rPr>
                <w:rFonts w:ascii="Calibri" w:hAnsi="Calibri"/>
                <w:b w:val="0"/>
                <w:color w:val="000000"/>
                <w:sz w:val="19"/>
              </w:rPr>
              <w:t>https://spiffe.io/docs/latest/spiffe-specs/spiffe_trust_domain_and_bundle/</w:t>
            </w:r>
          </w:p>
        </w:tc>
        <w:tc>
          <w:tcPr>
            <w:tcW w:type="dxa" w:w="4334"/>
            <w:vAlign w:val="center"/>
            <w:shd w:fill="F2F5F7"/>
          </w:tcPr>
          <w:p>
            <w:pPr>
              <w:keepNext w:val="0"/>
              <w:keepLines w:val="0"/>
              <w:spacing w:after="40" w:before="40" w:line="252" w:lineRule="auto"/>
            </w:pPr>
            <w:r>
              <w:rPr>
                <w:rFonts w:ascii="Calibri" w:hAnsi="Calibri"/>
                <w:b w:val="0"/>
                <w:color w:val="000000"/>
                <w:sz w:val="19"/>
              </w:rPr>
              <w:t>Trust-domain identity boundary semantics.</w:t>
            </w:r>
          </w:p>
        </w:tc>
      </w:tr>
      <w:tr>
        <w:trPr>
          <w:cantSplit/>
        </w:trPr>
        <w:tc>
          <w:tcPr>
            <w:tcW w:type="dxa" w:w="1584"/>
            <w:vAlign w:val="center"/>
            <w:shd w:fill="FFFFFF"/>
          </w:tcPr>
          <w:p>
            <w:pPr>
              <w:keepNext w:val="0"/>
              <w:keepLines w:val="0"/>
              <w:spacing w:after="40" w:before="40" w:line="252" w:lineRule="auto"/>
            </w:pPr>
            <w:r>
              <w:rPr>
                <w:rFonts w:ascii="Calibri" w:hAnsi="Calibri"/>
                <w:b w:val="0"/>
                <w:color w:val="000000"/>
                <w:sz w:val="19"/>
              </w:rPr>
              <w:t>Open Policy Agent</w:t>
            </w:r>
          </w:p>
        </w:tc>
        <w:tc>
          <w:tcPr>
            <w:tcW w:type="dxa" w:w="4248"/>
            <w:vAlign w:val="center"/>
            <w:shd w:fill="FFFFFF"/>
          </w:tcPr>
          <w:p>
            <w:pPr>
              <w:keepNext w:val="0"/>
              <w:keepLines w:val="0"/>
              <w:spacing w:after="40" w:before="40" w:line="252" w:lineRule="auto"/>
            </w:pPr>
            <w:r>
              <w:rPr>
                <w:rFonts w:ascii="Calibri" w:hAnsi="Calibri"/>
                <w:b w:val="0"/>
                <w:color w:val="000000"/>
                <w:sz w:val="19"/>
              </w:rPr>
              <w:t>https://www.openpolicyagent.org/docs</w:t>
            </w:r>
          </w:p>
        </w:tc>
        <w:tc>
          <w:tcPr>
            <w:tcW w:type="dxa" w:w="4334"/>
            <w:vAlign w:val="center"/>
            <w:shd w:fill="FFFFFF"/>
          </w:tcPr>
          <w:p>
            <w:pPr>
              <w:keepNext w:val="0"/>
              <w:keepLines w:val="0"/>
              <w:spacing w:after="40" w:before="40" w:line="252" w:lineRule="auto"/>
            </w:pPr>
            <w:r>
              <w:rPr>
                <w:rFonts w:ascii="Calibri" w:hAnsi="Calibri"/>
                <w:b w:val="0"/>
                <w:color w:val="000000"/>
                <w:sz w:val="19"/>
              </w:rPr>
              <w:t>Policy decision/enforcement separation.</w:t>
            </w:r>
          </w:p>
        </w:tc>
      </w:tr>
      <w:tr>
        <w:trPr>
          <w:cantSplit/>
        </w:trPr>
        <w:tc>
          <w:tcPr>
            <w:tcW w:type="dxa" w:w="1584"/>
            <w:vAlign w:val="center"/>
            <w:shd w:fill="F2F5F7"/>
          </w:tcPr>
          <w:p>
            <w:pPr>
              <w:keepNext w:val="0"/>
              <w:keepLines w:val="0"/>
              <w:spacing w:after="40" w:before="40" w:line="252" w:lineRule="auto"/>
            </w:pPr>
            <w:r>
              <w:rPr>
                <w:rFonts w:ascii="Calibri" w:hAnsi="Calibri"/>
                <w:b w:val="0"/>
                <w:color w:val="000000"/>
                <w:sz w:val="19"/>
              </w:rPr>
              <w:t>MLflow Model Registry</w:t>
            </w:r>
          </w:p>
        </w:tc>
        <w:tc>
          <w:tcPr>
            <w:tcW w:type="dxa" w:w="4248"/>
            <w:vAlign w:val="center"/>
            <w:shd w:fill="F2F5F7"/>
          </w:tcPr>
          <w:p>
            <w:pPr>
              <w:keepNext w:val="0"/>
              <w:keepLines w:val="0"/>
              <w:spacing w:after="40" w:before="40" w:line="252" w:lineRule="auto"/>
            </w:pPr>
            <w:r>
              <w:rPr>
                <w:rFonts w:ascii="Calibri" w:hAnsi="Calibri"/>
                <w:b w:val="0"/>
                <w:color w:val="000000"/>
                <w:sz w:val="19"/>
              </w:rPr>
              <w:t>https://mlflow.org/docs/latest/model-registry/</w:t>
            </w:r>
          </w:p>
        </w:tc>
        <w:tc>
          <w:tcPr>
            <w:tcW w:type="dxa" w:w="4334"/>
            <w:vAlign w:val="center"/>
            <w:shd w:fill="F2F5F7"/>
          </w:tcPr>
          <w:p>
            <w:pPr>
              <w:keepNext w:val="0"/>
              <w:keepLines w:val="0"/>
              <w:spacing w:after="40" w:before="40" w:line="252" w:lineRule="auto"/>
            </w:pPr>
            <w:r>
              <w:rPr>
                <w:rFonts w:ascii="Calibri" w:hAnsi="Calibri"/>
                <w:b w:val="0"/>
                <w:color w:val="000000"/>
                <w:sz w:val="19"/>
              </w:rPr>
              <w:t>Model versions, aliases, metadata, lineage/lifecycle.</w:t>
            </w:r>
          </w:p>
        </w:tc>
      </w:tr>
      <w:tr>
        <w:trPr>
          <w:cantSplit/>
        </w:trPr>
        <w:tc>
          <w:tcPr>
            <w:tcW w:type="dxa" w:w="1584"/>
            <w:vAlign w:val="center"/>
            <w:shd w:fill="FFFFFF"/>
          </w:tcPr>
          <w:p>
            <w:pPr>
              <w:keepNext w:val="0"/>
              <w:keepLines w:val="0"/>
              <w:spacing w:after="40" w:before="40" w:line="252" w:lineRule="auto"/>
            </w:pPr>
            <w:r>
              <w:rPr>
                <w:rFonts w:ascii="Calibri" w:hAnsi="Calibri"/>
                <w:b w:val="0"/>
                <w:color w:val="000000"/>
                <w:sz w:val="19"/>
              </w:rPr>
              <w:t>LiteLLM</w:t>
            </w:r>
          </w:p>
        </w:tc>
        <w:tc>
          <w:tcPr>
            <w:tcW w:type="dxa" w:w="4248"/>
            <w:vAlign w:val="center"/>
            <w:shd w:fill="FFFFFF"/>
          </w:tcPr>
          <w:p>
            <w:pPr>
              <w:keepNext w:val="0"/>
              <w:keepLines w:val="0"/>
              <w:spacing w:after="40" w:before="40" w:line="252" w:lineRule="auto"/>
            </w:pPr>
            <w:r>
              <w:rPr>
                <w:rFonts w:ascii="Calibri" w:hAnsi="Calibri"/>
                <w:b w:val="0"/>
                <w:color w:val="000000"/>
                <w:sz w:val="19"/>
              </w:rPr>
              <w:t>https://docs.litellm.ai/</w:t>
            </w:r>
          </w:p>
        </w:tc>
        <w:tc>
          <w:tcPr>
            <w:tcW w:type="dxa" w:w="4334"/>
            <w:vAlign w:val="center"/>
            <w:shd w:fill="FFFFFF"/>
          </w:tcPr>
          <w:p>
            <w:pPr>
              <w:keepNext w:val="0"/>
              <w:keepLines w:val="0"/>
              <w:spacing w:after="40" w:before="40" w:line="252" w:lineRule="auto"/>
            </w:pPr>
            <w:r>
              <w:rPr>
                <w:rFonts w:ascii="Calibri" w:hAnsi="Calibri"/>
                <w:b w:val="0"/>
                <w:color w:val="000000"/>
                <w:sz w:val="19"/>
              </w:rPr>
              <w:t>Model gateway, routing, fallbacks and provider abstraction.</w:t>
            </w:r>
          </w:p>
        </w:tc>
      </w:tr>
      <w:tr>
        <w:trPr>
          <w:cantSplit/>
        </w:trPr>
        <w:tc>
          <w:tcPr>
            <w:tcW w:type="dxa" w:w="1584"/>
            <w:vAlign w:val="center"/>
            <w:shd w:fill="F2F5F7"/>
          </w:tcPr>
          <w:p>
            <w:pPr>
              <w:keepNext w:val="0"/>
              <w:keepLines w:val="0"/>
              <w:spacing w:after="40" w:before="40" w:line="252" w:lineRule="auto"/>
            </w:pPr>
            <w:r>
              <w:rPr>
                <w:rFonts w:ascii="Calibri" w:hAnsi="Calibri"/>
                <w:b w:val="0"/>
                <w:color w:val="000000"/>
                <w:sz w:val="19"/>
              </w:rPr>
              <w:t>Letta</w:t>
            </w:r>
          </w:p>
        </w:tc>
        <w:tc>
          <w:tcPr>
            <w:tcW w:type="dxa" w:w="4248"/>
            <w:vAlign w:val="center"/>
            <w:shd w:fill="F2F5F7"/>
          </w:tcPr>
          <w:p>
            <w:pPr>
              <w:keepNext w:val="0"/>
              <w:keepLines w:val="0"/>
              <w:spacing w:after="40" w:before="40" w:line="252" w:lineRule="auto"/>
            </w:pPr>
            <w:r>
              <w:rPr>
                <w:rFonts w:ascii="Calibri" w:hAnsi="Calibri"/>
                <w:b w:val="0"/>
                <w:color w:val="000000"/>
                <w:sz w:val="19"/>
              </w:rPr>
              <w:t>https://github.com/letta-ai/letta</w:t>
            </w:r>
          </w:p>
        </w:tc>
        <w:tc>
          <w:tcPr>
            <w:tcW w:type="dxa" w:w="4334"/>
            <w:vAlign w:val="center"/>
            <w:shd w:fill="F2F5F7"/>
          </w:tcPr>
          <w:p>
            <w:pPr>
              <w:keepNext w:val="0"/>
              <w:keepLines w:val="0"/>
              <w:spacing w:after="40" w:before="40" w:line="252" w:lineRule="auto"/>
            </w:pPr>
            <w:r>
              <w:rPr>
                <w:rFonts w:ascii="Calibri" w:hAnsi="Calibri"/>
                <w:b w:val="0"/>
                <w:color w:val="000000"/>
                <w:sz w:val="19"/>
              </w:rPr>
              <w:t>Persistent agent-memory architecture reference.</w:t>
            </w:r>
          </w:p>
        </w:tc>
      </w:tr>
      <w:tr>
        <w:trPr>
          <w:cantSplit/>
        </w:trPr>
        <w:tc>
          <w:tcPr>
            <w:tcW w:type="dxa" w:w="1584"/>
            <w:vAlign w:val="center"/>
            <w:shd w:fill="FFFFFF"/>
          </w:tcPr>
          <w:p>
            <w:pPr>
              <w:keepNext w:val="0"/>
              <w:keepLines w:val="0"/>
              <w:spacing w:after="40" w:before="40" w:line="252" w:lineRule="auto"/>
            </w:pPr>
            <w:r>
              <w:rPr>
                <w:rFonts w:ascii="Calibri" w:hAnsi="Calibri"/>
                <w:b w:val="0"/>
                <w:color w:val="000000"/>
                <w:sz w:val="19"/>
              </w:rPr>
              <w:t>Mem0</w:t>
            </w:r>
          </w:p>
        </w:tc>
        <w:tc>
          <w:tcPr>
            <w:tcW w:type="dxa" w:w="4248"/>
            <w:vAlign w:val="center"/>
            <w:shd w:fill="FFFFFF"/>
          </w:tcPr>
          <w:p>
            <w:pPr>
              <w:keepNext w:val="0"/>
              <w:keepLines w:val="0"/>
              <w:spacing w:after="40" w:before="40" w:line="252" w:lineRule="auto"/>
            </w:pPr>
            <w:r>
              <w:rPr>
                <w:rFonts w:ascii="Calibri" w:hAnsi="Calibri"/>
                <w:b w:val="0"/>
                <w:color w:val="000000"/>
                <w:sz w:val="19"/>
              </w:rPr>
              <w:t>https://github.com/mem0ai/mem0</w:t>
            </w:r>
          </w:p>
        </w:tc>
        <w:tc>
          <w:tcPr>
            <w:tcW w:type="dxa" w:w="4334"/>
            <w:vAlign w:val="center"/>
            <w:shd w:fill="FFFFFF"/>
          </w:tcPr>
          <w:p>
            <w:pPr>
              <w:keepNext w:val="0"/>
              <w:keepLines w:val="0"/>
              <w:spacing w:after="40" w:before="40" w:line="252" w:lineRule="auto"/>
            </w:pPr>
            <w:r>
              <w:rPr>
                <w:rFonts w:ascii="Calibri" w:hAnsi="Calibri"/>
                <w:b w:val="0"/>
                <w:color w:val="000000"/>
                <w:sz w:val="19"/>
              </w:rPr>
              <w:t>Memory extraction/update architecture reference.</w:t>
            </w:r>
          </w:p>
        </w:tc>
      </w:tr>
      <w:tr>
        <w:trPr>
          <w:cantSplit/>
        </w:trPr>
        <w:tc>
          <w:tcPr>
            <w:tcW w:type="dxa" w:w="1584"/>
            <w:vAlign w:val="center"/>
            <w:shd w:fill="F2F5F7"/>
          </w:tcPr>
          <w:p>
            <w:pPr>
              <w:keepNext w:val="0"/>
              <w:keepLines w:val="0"/>
              <w:spacing w:after="40" w:before="40" w:line="252" w:lineRule="auto"/>
            </w:pPr>
            <w:r>
              <w:rPr>
                <w:rFonts w:ascii="Calibri" w:hAnsi="Calibri"/>
                <w:b w:val="0"/>
                <w:color w:val="000000"/>
                <w:sz w:val="19"/>
              </w:rPr>
              <w:t>Qdrant</w:t>
            </w:r>
          </w:p>
        </w:tc>
        <w:tc>
          <w:tcPr>
            <w:tcW w:type="dxa" w:w="4248"/>
            <w:vAlign w:val="center"/>
            <w:shd w:fill="F2F5F7"/>
          </w:tcPr>
          <w:p>
            <w:pPr>
              <w:keepNext w:val="0"/>
              <w:keepLines w:val="0"/>
              <w:spacing w:after="40" w:before="40" w:line="252" w:lineRule="auto"/>
            </w:pPr>
            <w:r>
              <w:rPr>
                <w:rFonts w:ascii="Calibri" w:hAnsi="Calibri"/>
                <w:b w:val="0"/>
                <w:color w:val="000000"/>
                <w:sz w:val="19"/>
              </w:rPr>
              <w:t>https://qdrant.tech/</w:t>
            </w:r>
          </w:p>
        </w:tc>
        <w:tc>
          <w:tcPr>
            <w:tcW w:type="dxa" w:w="4334"/>
            <w:vAlign w:val="center"/>
            <w:shd w:fill="F2F5F7"/>
          </w:tcPr>
          <w:p>
            <w:pPr>
              <w:keepNext w:val="0"/>
              <w:keepLines w:val="0"/>
              <w:spacing w:after="40" w:before="40" w:line="252" w:lineRule="auto"/>
            </w:pPr>
            <w:r>
              <w:rPr>
                <w:rFonts w:ascii="Calibri" w:hAnsi="Calibri"/>
                <w:b w:val="0"/>
                <w:color w:val="000000"/>
                <w:sz w:val="19"/>
              </w:rPr>
              <w:t>Vector retrieval/storage candidate.</w:t>
            </w:r>
          </w:p>
        </w:tc>
      </w:tr>
      <w:tr>
        <w:trPr>
          <w:cantSplit/>
        </w:trPr>
        <w:tc>
          <w:tcPr>
            <w:tcW w:type="dxa" w:w="1584"/>
            <w:vAlign w:val="center"/>
            <w:shd w:fill="FFFFFF"/>
          </w:tcPr>
          <w:p>
            <w:pPr>
              <w:keepNext w:val="0"/>
              <w:keepLines w:val="0"/>
              <w:spacing w:after="40" w:before="40" w:line="252" w:lineRule="auto"/>
            </w:pPr>
            <w:r>
              <w:rPr>
                <w:rFonts w:ascii="Calibri" w:hAnsi="Calibri"/>
                <w:b w:val="0"/>
                <w:color w:val="000000"/>
                <w:sz w:val="19"/>
              </w:rPr>
              <w:t>Docling</w:t>
            </w:r>
          </w:p>
        </w:tc>
        <w:tc>
          <w:tcPr>
            <w:tcW w:type="dxa" w:w="4248"/>
            <w:vAlign w:val="center"/>
            <w:shd w:fill="FFFFFF"/>
          </w:tcPr>
          <w:p>
            <w:pPr>
              <w:keepNext w:val="0"/>
              <w:keepLines w:val="0"/>
              <w:spacing w:after="40" w:before="40" w:line="252" w:lineRule="auto"/>
            </w:pPr>
            <w:r>
              <w:rPr>
                <w:rFonts w:ascii="Calibri" w:hAnsi="Calibri"/>
                <w:b w:val="0"/>
                <w:color w:val="000000"/>
                <w:sz w:val="19"/>
              </w:rPr>
              <w:t>https://github.com/docling-project/docling</w:t>
            </w:r>
          </w:p>
        </w:tc>
        <w:tc>
          <w:tcPr>
            <w:tcW w:type="dxa" w:w="4334"/>
            <w:vAlign w:val="center"/>
            <w:shd w:fill="FFFFFF"/>
          </w:tcPr>
          <w:p>
            <w:pPr>
              <w:keepNext w:val="0"/>
              <w:keepLines w:val="0"/>
              <w:spacing w:after="40" w:before="40" w:line="252" w:lineRule="auto"/>
            </w:pPr>
            <w:r>
              <w:rPr>
                <w:rFonts w:ascii="Calibri" w:hAnsi="Calibri"/>
                <w:b w:val="0"/>
                <w:color w:val="000000"/>
                <w:sz w:val="19"/>
              </w:rPr>
              <w:t>Document ingestion candidate.</w:t>
            </w:r>
          </w:p>
        </w:tc>
      </w:tr>
      <w:tr>
        <w:trPr>
          <w:cantSplit/>
        </w:trPr>
        <w:tc>
          <w:tcPr>
            <w:tcW w:type="dxa" w:w="1584"/>
            <w:vAlign w:val="center"/>
            <w:shd w:fill="F2F5F7"/>
          </w:tcPr>
          <w:p>
            <w:pPr>
              <w:keepNext w:val="0"/>
              <w:keepLines w:val="0"/>
              <w:spacing w:after="40" w:before="40" w:line="252" w:lineRule="auto"/>
            </w:pPr>
            <w:r>
              <w:rPr>
                <w:rFonts w:ascii="Calibri" w:hAnsi="Calibri"/>
                <w:b w:val="0"/>
                <w:color w:val="000000"/>
                <w:sz w:val="19"/>
              </w:rPr>
              <w:t>Microsoft GraphRAG</w:t>
            </w:r>
          </w:p>
        </w:tc>
        <w:tc>
          <w:tcPr>
            <w:tcW w:type="dxa" w:w="4248"/>
            <w:vAlign w:val="center"/>
            <w:shd w:fill="F2F5F7"/>
          </w:tcPr>
          <w:p>
            <w:pPr>
              <w:keepNext w:val="0"/>
              <w:keepLines w:val="0"/>
              <w:spacing w:after="40" w:before="40" w:line="252" w:lineRule="auto"/>
            </w:pPr>
            <w:r>
              <w:rPr>
                <w:rFonts w:ascii="Calibri" w:hAnsi="Calibri"/>
                <w:b w:val="0"/>
                <w:color w:val="000000"/>
                <w:sz w:val="19"/>
              </w:rPr>
              <w:t>https://github.com/microsoft/graphrag</w:t>
            </w:r>
          </w:p>
        </w:tc>
        <w:tc>
          <w:tcPr>
            <w:tcW w:type="dxa" w:w="4334"/>
            <w:vAlign w:val="center"/>
            <w:shd w:fill="F2F5F7"/>
          </w:tcPr>
          <w:p>
            <w:pPr>
              <w:keepNext w:val="0"/>
              <w:keepLines w:val="0"/>
              <w:spacing w:after="40" w:before="40" w:line="252" w:lineRule="auto"/>
            </w:pPr>
            <w:r>
              <w:rPr>
                <w:rFonts w:ascii="Calibri" w:hAnsi="Calibri"/>
                <w:b w:val="0"/>
                <w:color w:val="000000"/>
                <w:sz w:val="19"/>
              </w:rPr>
              <w:t>Graph-based knowledge retrieval reference.</w:t>
            </w:r>
          </w:p>
        </w:tc>
      </w:tr>
      <w:tr>
        <w:trPr>
          <w:cantSplit/>
        </w:trPr>
        <w:tc>
          <w:tcPr>
            <w:tcW w:type="dxa" w:w="1584"/>
            <w:vAlign w:val="center"/>
            <w:shd w:fill="FFFFFF"/>
          </w:tcPr>
          <w:p>
            <w:pPr>
              <w:keepNext w:val="0"/>
              <w:keepLines w:val="0"/>
              <w:spacing w:after="40" w:before="40" w:line="252" w:lineRule="auto"/>
            </w:pPr>
            <w:r>
              <w:rPr>
                <w:rFonts w:ascii="Calibri" w:hAnsi="Calibri"/>
                <w:b w:val="0"/>
                <w:color w:val="000000"/>
                <w:sz w:val="19"/>
              </w:rPr>
              <w:t>NATS</w:t>
            </w:r>
          </w:p>
        </w:tc>
        <w:tc>
          <w:tcPr>
            <w:tcW w:type="dxa" w:w="4248"/>
            <w:vAlign w:val="center"/>
            <w:shd w:fill="FFFFFF"/>
          </w:tcPr>
          <w:p>
            <w:pPr>
              <w:keepNext w:val="0"/>
              <w:keepLines w:val="0"/>
              <w:spacing w:after="40" w:before="40" w:line="252" w:lineRule="auto"/>
            </w:pPr>
            <w:r>
              <w:rPr>
                <w:rFonts w:ascii="Calibri" w:hAnsi="Calibri"/>
                <w:b w:val="0"/>
                <w:color w:val="000000"/>
                <w:sz w:val="19"/>
              </w:rPr>
              <w:t>https://docs.nats.io/</w:t>
            </w:r>
          </w:p>
        </w:tc>
        <w:tc>
          <w:tcPr>
            <w:tcW w:type="dxa" w:w="4334"/>
            <w:vAlign w:val="center"/>
            <w:shd w:fill="FFFFFF"/>
          </w:tcPr>
          <w:p>
            <w:pPr>
              <w:keepNext w:val="0"/>
              <w:keepLines w:val="0"/>
              <w:spacing w:after="40" w:before="40" w:line="252" w:lineRule="auto"/>
            </w:pPr>
            <w:r>
              <w:rPr>
                <w:rFonts w:ascii="Calibri" w:hAnsi="Calibri"/>
                <w:b w:val="0"/>
                <w:color w:val="000000"/>
                <w:sz w:val="19"/>
              </w:rPr>
              <w:t>Messaging/event fabric reference.</w:t>
            </w:r>
          </w:p>
        </w:tc>
      </w:tr>
      <w:tr>
        <w:trPr>
          <w:cantSplit/>
        </w:trPr>
        <w:tc>
          <w:tcPr>
            <w:tcW w:type="dxa" w:w="1584"/>
            <w:vAlign w:val="center"/>
            <w:shd w:fill="F2F5F7"/>
          </w:tcPr>
          <w:p>
            <w:pPr>
              <w:keepNext w:val="0"/>
              <w:keepLines w:val="0"/>
              <w:spacing w:after="40" w:before="40" w:line="252" w:lineRule="auto"/>
            </w:pPr>
            <w:r>
              <w:rPr>
                <w:rFonts w:ascii="Calibri" w:hAnsi="Calibri"/>
                <w:b w:val="0"/>
                <w:color w:val="000000"/>
                <w:sz w:val="19"/>
              </w:rPr>
              <w:t>Ray</w:t>
            </w:r>
          </w:p>
        </w:tc>
        <w:tc>
          <w:tcPr>
            <w:tcW w:type="dxa" w:w="4248"/>
            <w:vAlign w:val="center"/>
            <w:shd w:fill="F2F5F7"/>
          </w:tcPr>
          <w:p>
            <w:pPr>
              <w:keepNext w:val="0"/>
              <w:keepLines w:val="0"/>
              <w:spacing w:after="40" w:before="40" w:line="252" w:lineRule="auto"/>
            </w:pPr>
            <w:r>
              <w:rPr>
                <w:rFonts w:ascii="Calibri" w:hAnsi="Calibri"/>
                <w:b w:val="0"/>
                <w:color w:val="000000"/>
                <w:sz w:val="19"/>
              </w:rPr>
              <w:t>https://docs.ray.io/</w:t>
            </w:r>
          </w:p>
        </w:tc>
        <w:tc>
          <w:tcPr>
            <w:tcW w:type="dxa" w:w="4334"/>
            <w:vAlign w:val="center"/>
            <w:shd w:fill="F2F5F7"/>
          </w:tcPr>
          <w:p>
            <w:pPr>
              <w:keepNext w:val="0"/>
              <w:keepLines w:val="0"/>
              <w:spacing w:after="40" w:before="40" w:line="252" w:lineRule="auto"/>
            </w:pPr>
            <w:r>
              <w:rPr>
                <w:rFonts w:ascii="Calibri" w:hAnsi="Calibri"/>
                <w:b w:val="0"/>
                <w:color w:val="000000"/>
                <w:sz w:val="19"/>
              </w:rPr>
              <w:t>Distributed task/actor execution reference.</w:t>
            </w:r>
          </w:p>
        </w:tc>
      </w:tr>
      <w:tr>
        <w:trPr>
          <w:cantSplit/>
        </w:trPr>
        <w:tc>
          <w:tcPr>
            <w:tcW w:type="dxa" w:w="1584"/>
            <w:vAlign w:val="center"/>
            <w:shd w:fill="FFFFFF"/>
          </w:tcPr>
          <w:p>
            <w:pPr>
              <w:keepNext w:val="0"/>
              <w:keepLines w:val="0"/>
              <w:spacing w:after="40" w:before="40" w:line="252" w:lineRule="auto"/>
            </w:pPr>
            <w:r>
              <w:rPr>
                <w:rFonts w:ascii="Calibri" w:hAnsi="Calibri"/>
                <w:b w:val="0"/>
                <w:color w:val="000000"/>
                <w:sz w:val="19"/>
              </w:rPr>
              <w:t>K3s</w:t>
            </w:r>
          </w:p>
        </w:tc>
        <w:tc>
          <w:tcPr>
            <w:tcW w:type="dxa" w:w="4248"/>
            <w:vAlign w:val="center"/>
            <w:shd w:fill="FFFFFF"/>
          </w:tcPr>
          <w:p>
            <w:pPr>
              <w:keepNext w:val="0"/>
              <w:keepLines w:val="0"/>
              <w:spacing w:after="40" w:before="40" w:line="252" w:lineRule="auto"/>
            </w:pPr>
            <w:r>
              <w:rPr>
                <w:rFonts w:ascii="Calibri" w:hAnsi="Calibri"/>
                <w:b w:val="0"/>
                <w:color w:val="000000"/>
                <w:sz w:val="19"/>
              </w:rPr>
              <w:t>https://docs.k3s.io/</w:t>
            </w:r>
          </w:p>
        </w:tc>
        <w:tc>
          <w:tcPr>
            <w:tcW w:type="dxa" w:w="4334"/>
            <w:vAlign w:val="center"/>
            <w:shd w:fill="FFFFFF"/>
          </w:tcPr>
          <w:p>
            <w:pPr>
              <w:keepNext w:val="0"/>
              <w:keepLines w:val="0"/>
              <w:spacing w:after="40" w:before="40" w:line="252" w:lineRule="auto"/>
            </w:pPr>
            <w:r>
              <w:rPr>
                <w:rFonts w:ascii="Calibri" w:hAnsi="Calibri"/>
                <w:b w:val="0"/>
                <w:color w:val="000000"/>
                <w:sz w:val="19"/>
              </w:rPr>
              <w:t>Future lightweight Kubernetes rack infrastructure.</w:t>
            </w:r>
          </w:p>
        </w:tc>
      </w:tr>
      <w:tr>
        <w:trPr>
          <w:cantSplit/>
        </w:trPr>
        <w:tc>
          <w:tcPr>
            <w:tcW w:type="dxa" w:w="1584"/>
            <w:vAlign w:val="center"/>
            <w:shd w:fill="F2F5F7"/>
          </w:tcPr>
          <w:p>
            <w:pPr>
              <w:keepNext w:val="0"/>
              <w:keepLines w:val="0"/>
              <w:spacing w:after="40" w:before="40" w:line="252" w:lineRule="auto"/>
            </w:pPr>
            <w:r>
              <w:rPr>
                <w:rFonts w:ascii="Calibri" w:hAnsi="Calibri"/>
                <w:b w:val="0"/>
                <w:color w:val="000000"/>
                <w:sz w:val="19"/>
              </w:rPr>
              <w:t>Sigstore</w:t>
            </w:r>
          </w:p>
        </w:tc>
        <w:tc>
          <w:tcPr>
            <w:tcW w:type="dxa" w:w="4248"/>
            <w:vAlign w:val="center"/>
            <w:shd w:fill="F2F5F7"/>
          </w:tcPr>
          <w:p>
            <w:pPr>
              <w:keepNext w:val="0"/>
              <w:keepLines w:val="0"/>
              <w:spacing w:after="40" w:before="40" w:line="252" w:lineRule="auto"/>
            </w:pPr>
            <w:r>
              <w:rPr>
                <w:rFonts w:ascii="Calibri" w:hAnsi="Calibri"/>
                <w:b w:val="0"/>
                <w:color w:val="000000"/>
                <w:sz w:val="19"/>
              </w:rPr>
              <w:t>https://docs.sigstore.dev/</w:t>
            </w:r>
          </w:p>
        </w:tc>
        <w:tc>
          <w:tcPr>
            <w:tcW w:type="dxa" w:w="4334"/>
            <w:vAlign w:val="center"/>
            <w:shd w:fill="F2F5F7"/>
          </w:tcPr>
          <w:p>
            <w:pPr>
              <w:keepNext w:val="0"/>
              <w:keepLines w:val="0"/>
              <w:spacing w:after="40" w:before="40" w:line="252" w:lineRule="auto"/>
            </w:pPr>
            <w:r>
              <w:rPr>
                <w:rFonts w:ascii="Calibri" w:hAnsi="Calibri"/>
                <w:b w:val="0"/>
                <w:color w:val="000000"/>
                <w:sz w:val="19"/>
              </w:rPr>
              <w:t>Artifact signing and verification.</w:t>
            </w:r>
          </w:p>
        </w:tc>
      </w:tr>
      <w:tr>
        <w:trPr>
          <w:cantSplit/>
        </w:trPr>
        <w:tc>
          <w:tcPr>
            <w:tcW w:type="dxa" w:w="1584"/>
            <w:vAlign w:val="center"/>
            <w:shd w:fill="FFFFFF"/>
          </w:tcPr>
          <w:p>
            <w:pPr>
              <w:keepNext w:val="0"/>
              <w:keepLines w:val="0"/>
              <w:spacing w:after="40" w:before="40" w:line="252" w:lineRule="auto"/>
            </w:pPr>
            <w:r>
              <w:rPr>
                <w:rFonts w:ascii="Calibri" w:hAnsi="Calibri"/>
                <w:b w:val="0"/>
                <w:color w:val="000000"/>
                <w:sz w:val="19"/>
              </w:rPr>
              <w:t>in-toto</w:t>
            </w:r>
          </w:p>
        </w:tc>
        <w:tc>
          <w:tcPr>
            <w:tcW w:type="dxa" w:w="4248"/>
            <w:vAlign w:val="center"/>
            <w:shd w:fill="FFFFFF"/>
          </w:tcPr>
          <w:p>
            <w:pPr>
              <w:keepNext w:val="0"/>
              <w:keepLines w:val="0"/>
              <w:spacing w:after="40" w:before="40" w:line="252" w:lineRule="auto"/>
            </w:pPr>
            <w:r>
              <w:rPr>
                <w:rFonts w:ascii="Calibri" w:hAnsi="Calibri"/>
                <w:b w:val="0"/>
                <w:color w:val="000000"/>
                <w:sz w:val="19"/>
              </w:rPr>
              <w:t>https://in-toto.io/</w:t>
            </w:r>
          </w:p>
        </w:tc>
        <w:tc>
          <w:tcPr>
            <w:tcW w:type="dxa" w:w="4334"/>
            <w:vAlign w:val="center"/>
            <w:shd w:fill="FFFFFF"/>
          </w:tcPr>
          <w:p>
            <w:pPr>
              <w:keepNext w:val="0"/>
              <w:keepLines w:val="0"/>
              <w:spacing w:after="40" w:before="40" w:line="252" w:lineRule="auto"/>
            </w:pPr>
            <w:r>
              <w:rPr>
                <w:rFonts w:ascii="Calibri" w:hAnsi="Calibri"/>
                <w:b w:val="0"/>
                <w:color w:val="000000"/>
                <w:sz w:val="19"/>
              </w:rPr>
              <w:t>Software supply-chain provenance.</w:t>
            </w:r>
          </w:p>
        </w:tc>
      </w:tr>
      <w:tr>
        <w:trPr>
          <w:cantSplit/>
        </w:trPr>
        <w:tc>
          <w:tcPr>
            <w:tcW w:type="dxa" w:w="1584"/>
            <w:vAlign w:val="center"/>
            <w:shd w:fill="F2F5F7"/>
          </w:tcPr>
          <w:p>
            <w:pPr>
              <w:keepNext w:val="0"/>
              <w:keepLines w:val="0"/>
              <w:spacing w:after="40" w:before="40" w:line="252" w:lineRule="auto"/>
            </w:pPr>
            <w:r>
              <w:rPr>
                <w:rFonts w:ascii="Calibri" w:hAnsi="Calibri"/>
                <w:b w:val="0"/>
                <w:color w:val="000000"/>
                <w:sz w:val="19"/>
              </w:rPr>
              <w:t>TUF</w:t>
            </w:r>
          </w:p>
        </w:tc>
        <w:tc>
          <w:tcPr>
            <w:tcW w:type="dxa" w:w="4248"/>
            <w:vAlign w:val="center"/>
            <w:shd w:fill="F2F5F7"/>
          </w:tcPr>
          <w:p>
            <w:pPr>
              <w:keepNext w:val="0"/>
              <w:keepLines w:val="0"/>
              <w:spacing w:after="40" w:before="40" w:line="252" w:lineRule="auto"/>
            </w:pPr>
            <w:r>
              <w:rPr>
                <w:rFonts w:ascii="Calibri" w:hAnsi="Calibri"/>
                <w:b w:val="0"/>
                <w:color w:val="000000"/>
                <w:sz w:val="19"/>
              </w:rPr>
              <w:t>https://theupdateframework.io/</w:t>
            </w:r>
          </w:p>
        </w:tc>
        <w:tc>
          <w:tcPr>
            <w:tcW w:type="dxa" w:w="4334"/>
            <w:vAlign w:val="center"/>
            <w:shd w:fill="F2F5F7"/>
          </w:tcPr>
          <w:p>
            <w:pPr>
              <w:keepNext w:val="0"/>
              <w:keepLines w:val="0"/>
              <w:spacing w:after="40" w:before="40" w:line="252" w:lineRule="auto"/>
            </w:pPr>
            <w:r>
              <w:rPr>
                <w:rFonts w:ascii="Calibri" w:hAnsi="Calibri"/>
                <w:b w:val="0"/>
                <w:color w:val="000000"/>
                <w:sz w:val="19"/>
              </w:rPr>
              <w:t>Secure software update framework.</w:t>
            </w:r>
          </w:p>
        </w:tc>
      </w:tr>
      <w:tr>
        <w:trPr>
          <w:cantSplit/>
        </w:trPr>
        <w:tc>
          <w:tcPr>
            <w:tcW w:type="dxa" w:w="1584"/>
            <w:vAlign w:val="center"/>
            <w:shd w:fill="FFFFFF"/>
          </w:tcPr>
          <w:p>
            <w:pPr>
              <w:keepNext w:val="0"/>
              <w:keepLines w:val="0"/>
              <w:spacing w:after="40" w:before="40" w:line="252" w:lineRule="auto"/>
            </w:pPr>
            <w:r>
              <w:rPr>
                <w:rFonts w:ascii="Calibri" w:hAnsi="Calibri"/>
                <w:b w:val="0"/>
                <w:color w:val="000000"/>
                <w:sz w:val="19"/>
              </w:rPr>
              <w:t>Promptfoo</w:t>
            </w:r>
          </w:p>
        </w:tc>
        <w:tc>
          <w:tcPr>
            <w:tcW w:type="dxa" w:w="4248"/>
            <w:vAlign w:val="center"/>
            <w:shd w:fill="FFFFFF"/>
          </w:tcPr>
          <w:p>
            <w:pPr>
              <w:keepNext w:val="0"/>
              <w:keepLines w:val="0"/>
              <w:spacing w:after="40" w:before="40" w:line="252" w:lineRule="auto"/>
            </w:pPr>
            <w:r>
              <w:rPr>
                <w:rFonts w:ascii="Calibri" w:hAnsi="Calibri"/>
                <w:b w:val="0"/>
                <w:color w:val="000000"/>
                <w:sz w:val="19"/>
              </w:rPr>
              <w:t>https://www.promptfoo.dev/</w:t>
            </w:r>
          </w:p>
        </w:tc>
        <w:tc>
          <w:tcPr>
            <w:tcW w:type="dxa" w:w="4334"/>
            <w:vAlign w:val="center"/>
            <w:shd w:fill="FFFFFF"/>
          </w:tcPr>
          <w:p>
            <w:pPr>
              <w:keepNext w:val="0"/>
              <w:keepLines w:val="0"/>
              <w:spacing w:after="40" w:before="40" w:line="252" w:lineRule="auto"/>
            </w:pPr>
            <w:r>
              <w:rPr>
                <w:rFonts w:ascii="Calibri" w:hAnsi="Calibri"/>
                <w:b w:val="0"/>
                <w:color w:val="000000"/>
                <w:sz w:val="19"/>
              </w:rPr>
              <w:t>AI evaluation and red-team testing.</w:t>
            </w:r>
          </w:p>
        </w:tc>
      </w:tr>
      <w:tr>
        <w:trPr>
          <w:cantSplit/>
        </w:trPr>
        <w:tc>
          <w:tcPr>
            <w:tcW w:type="dxa" w:w="1584"/>
            <w:vAlign w:val="center"/>
            <w:shd w:fill="F2F5F7"/>
          </w:tcPr>
          <w:p>
            <w:pPr>
              <w:keepNext w:val="0"/>
              <w:keepLines w:val="0"/>
              <w:spacing w:after="40" w:before="40" w:line="252" w:lineRule="auto"/>
            </w:pPr>
            <w:r>
              <w:rPr>
                <w:rFonts w:ascii="Calibri" w:hAnsi="Calibri"/>
                <w:b w:val="0"/>
                <w:color w:val="000000"/>
                <w:sz w:val="19"/>
              </w:rPr>
              <w:t>OpenTelemetry</w:t>
            </w:r>
          </w:p>
        </w:tc>
        <w:tc>
          <w:tcPr>
            <w:tcW w:type="dxa" w:w="4248"/>
            <w:vAlign w:val="center"/>
            <w:shd w:fill="F2F5F7"/>
          </w:tcPr>
          <w:p>
            <w:pPr>
              <w:keepNext w:val="0"/>
              <w:keepLines w:val="0"/>
              <w:spacing w:after="40" w:before="40" w:line="252" w:lineRule="auto"/>
            </w:pPr>
            <w:r>
              <w:rPr>
                <w:rFonts w:ascii="Calibri" w:hAnsi="Calibri"/>
                <w:b w:val="0"/>
                <w:color w:val="000000"/>
                <w:sz w:val="19"/>
              </w:rPr>
              <w:t>https://opentelemetry.io/</w:t>
            </w:r>
          </w:p>
        </w:tc>
        <w:tc>
          <w:tcPr>
            <w:tcW w:type="dxa" w:w="4334"/>
            <w:vAlign w:val="center"/>
            <w:shd w:fill="F2F5F7"/>
          </w:tcPr>
          <w:p>
            <w:pPr>
              <w:keepNext w:val="0"/>
              <w:keepLines w:val="0"/>
              <w:spacing w:after="40" w:before="40" w:line="252" w:lineRule="auto"/>
            </w:pPr>
            <w:r>
              <w:rPr>
                <w:rFonts w:ascii="Calibri" w:hAnsi="Calibri"/>
                <w:b w:val="0"/>
                <w:color w:val="000000"/>
                <w:sz w:val="19"/>
              </w:rPr>
              <w:t>Vendor-neutral telemetry.</w:t>
            </w:r>
          </w:p>
        </w:tc>
      </w:tr>
      <w:tr>
        <w:trPr>
          <w:cantSplit/>
        </w:trPr>
        <w:tc>
          <w:tcPr>
            <w:tcW w:type="dxa" w:w="1584"/>
            <w:vAlign w:val="center"/>
            <w:shd w:fill="FFFFFF"/>
          </w:tcPr>
          <w:p>
            <w:pPr>
              <w:keepNext w:val="0"/>
              <w:keepLines w:val="0"/>
              <w:spacing w:after="40" w:before="40" w:line="252" w:lineRule="auto"/>
            </w:pPr>
            <w:r>
              <w:rPr>
                <w:rFonts w:ascii="Calibri" w:hAnsi="Calibri"/>
                <w:b w:val="0"/>
                <w:color w:val="000000"/>
                <w:sz w:val="19"/>
              </w:rPr>
              <w:t>Official MCP Registry</w:t>
            </w:r>
          </w:p>
        </w:tc>
        <w:tc>
          <w:tcPr>
            <w:tcW w:type="dxa" w:w="4248"/>
            <w:vAlign w:val="center"/>
            <w:shd w:fill="FFFFFF"/>
          </w:tcPr>
          <w:p>
            <w:pPr>
              <w:keepNext w:val="0"/>
              <w:keepLines w:val="0"/>
              <w:spacing w:after="40" w:before="40" w:line="252" w:lineRule="auto"/>
            </w:pPr>
            <w:r>
              <w:rPr>
                <w:rFonts w:ascii="Calibri" w:hAnsi="Calibri"/>
                <w:b w:val="0"/>
                <w:color w:val="000000"/>
                <w:sz w:val="19"/>
              </w:rPr>
              <w:t>https://registry.modelcontextprotocol.io/</w:t>
            </w:r>
          </w:p>
        </w:tc>
        <w:tc>
          <w:tcPr>
            <w:tcW w:type="dxa" w:w="4334"/>
            <w:vAlign w:val="center"/>
            <w:shd w:fill="FFFFFF"/>
          </w:tcPr>
          <w:p>
            <w:pPr>
              <w:keepNext w:val="0"/>
              <w:keepLines w:val="0"/>
              <w:spacing w:after="40" w:before="40" w:line="252" w:lineRule="auto"/>
            </w:pPr>
            <w:r>
              <w:rPr>
                <w:rFonts w:ascii="Calibri" w:hAnsi="Calibri"/>
                <w:b w:val="0"/>
                <w:color w:val="000000"/>
                <w:sz w:val="19"/>
              </w:rPr>
              <w:t>MCP discovery/registry infrastructure.</w:t>
            </w:r>
          </w:p>
        </w:tc>
      </w:tr>
    </w:tbl>
    <w:p>
      <w:pPr>
        <w:widowControl/>
      </w:pPr>
    </w:p>
    <w:p>
      <w:bookmarkStart w:id="127" w:name="section_28"/>
      <w:pPr>
        <w:pStyle w:val="Heading1"/>
        <w:keepNext/>
        <w:widowControl/>
      </w:pPr>
      <w:r>
        <w:rPr>
          <w:color w:val="000000"/>
        </w:rPr>
        <w:t>28. Alpha Decisions and Remaining Validation</w:t>
      </w:r>
      <w:bookmarkEnd w:id="127"/>
    </w:p>
    <w:p>
      <w:pPr>
        <w:pStyle w:val="ListBullet"/>
        <w:widowControl/>
      </w:pPr>
      <w:r>
        <w:t>Policy: deterministic deny-by-default alpha evaluator behind PolicyEngineProvider; OPA integration follows need and conformance evidence.</w:t>
      </w:r>
    </w:p>
    <w:p>
      <w:pPr>
        <w:pStyle w:val="ListBullet"/>
        <w:widowControl/>
      </w:pPr>
      <w:r>
        <w:t>Persistence: replaceable persistence contracts; local SQLite plus managed canonical files as the alpha profile, transaction/outbox boundaries, ownership labels and deletion ledger; indexes remain projections.</w:t>
      </w:r>
    </w:p>
    <w:p>
      <w:pPr>
        <w:pStyle w:val="ListBullet"/>
        <w:widowControl/>
      </w:pPr>
      <w:r>
        <w:t>Gateway: transport-independent ClientGateway with loopback HTTP/WebSocket as the alpha profile, authenticated pairing, independently authenticated users, scoped sessions, browser protections and event authorization; remote serving remains disabled by default.</w:t>
      </w:r>
    </w:p>
    <w:p>
      <w:pPr>
        <w:pStyle w:val="ListBullet"/>
        <w:widowControl/>
      </w:pPr>
      <w:r>
        <w:t>Durability: bounded task journal, stable operation IDs, recovery checkpoints and reconciliation; adopt proven infrastructure before complex durable workflows.</w:t>
      </w:r>
    </w:p>
    <w:p>
      <w:pPr>
        <w:pStyle w:val="ListBullet"/>
        <w:widowControl/>
      </w:pPr>
      <w:r>
        <w:t>Scheduling: router proposes eligible placements; Resource Manager reserves resources and admits work; execution providers allocate within reservations and report actual usage.</w:t>
      </w:r>
    </w:p>
    <w:p>
      <w:pPr>
        <w:pStyle w:val="ListBullet"/>
        <w:widowControl/>
      </w:pPr>
      <w:r>
        <w:t>Authorization outages: no cached allows for new protected alpha actions; revalidate grants and enforce revocation at dispatch and declared checkpoints.</w:t>
      </w:r>
    </w:p>
    <w:p>
      <w:pPr>
        <w:pStyle w:val="ListBullet"/>
        <w:widowControl/>
      </w:pPr>
      <w:r>
        <w:t>External effects: journal before dispatch; use durable idempotency or reconciliation for retries. Unknown irreversible outcomes stop for reconciliation or explicitly informed authorization.</w:t>
      </w:r>
    </w:p>
    <w:p>
      <w:pPr>
        <w:pStyle w:val="ListBullet"/>
        <w:widowControl/>
      </w:pPr>
      <w:r>
        <w:t>Identity: dedicated Windows service account and ACLs, platform-protected credentials, scoped client sessions, and isolated-worker credentials; fleet attestation is deferred.</w:t>
      </w:r>
    </w:p>
    <w:p>
      <w:pPr>
        <w:pStyle w:val="ListBullet"/>
        <w:widowControl/>
      </w:pPr>
      <w:r>
        <w:t>Deletion: immediate serving tombstone, tracked derivative purge, backup expiry and restore-time ledger application; remote guarantees are bounded by administrative control.</w:t>
      </w:r>
    </w:p>
    <w:p>
      <w:pPr>
        <w:pStyle w:val="ListBullet"/>
        <w:widowControl/>
      </w:pPr>
      <w:r>
        <w:t>Compatibility: versioned schemas and negotiated features, current/previous supported minor conformance, explicit migration and stateful-provider replacement tests.</w:t>
      </w:r>
    </w:p>
    <w:p>
      <w:pPr>
        <w:pStyle w:val="Heading2"/>
        <w:keepNext/>
        <w:widowControl/>
      </w:pPr>
      <w:r>
        <w:rPr>
          <w:color w:val="000000"/>
        </w:rPr>
        <w:t>28.1 Validation that remains</w:t>
      </w:r>
    </w:p>
    <w:p>
      <w:pPr>
        <w:widowControl/>
      </w:pPr>
      <w:r>
        <w:rPr>
          <w:rFonts w:ascii="Calibri" w:hAnsi="Calibri"/>
          <w:color w:val="000000"/>
        </w:rPr>
        <w:t>Validate Windows edition/Hyper-V availability, reference workload memory profiles, SQLite concurrency settings, secure browser-session implementation, backup key recovery, and measured restore objectives during implementation. Record outcomes in ADRs; unavailable isolation disables untrusted execution. Candidate technology versions, support matrices and license terms require independent verification before adoption.</w:t>
      </w:r>
    </w:p>
    <w:p>
      <w:pPr>
        <w:widowControl/>
      </w:pPr>
      <w:r>
        <w:rPr>
          <w:rFonts w:ascii="Calibri" w:hAnsi="Calibri"/>
          <w:color w:val="000000"/>
        </w:rPr>
        <w:t>Isolation validation covers the defined IsolationProvider profile, with Hyper-V the preferred Windows alpha implementation. No selected technology profile is a permanent Freya architecture identity. Validate the proposed configurable operational targets before claiming achievement, and retain Ollama replaceability and semantic conformance. All validation outcomes are pending.</w:t>
      </w:r>
    </w:p>
    <w:p>
      <w:pPr>
        <w:pStyle w:val="Heading2"/>
        <w:keepNext/>
        <w:widowControl/>
      </w:pPr>
      <w:r>
        <w:rPr>
          <w:color w:val="000000"/>
        </w:rPr>
        <w:t>28.2 Pending validation register</w:t>
      </w:r>
    </w:p>
    <w:p>
      <w:pPr>
        <w:widowControl/>
      </w:pPr>
      <w:r>
        <w:rPr>
          <w:rFonts w:ascii="Calibri" w:hAnsi="Calibri"/>
          <w:color w:val="000000"/>
        </w:rPr>
        <w:t>Actual Windows edition and Hyper-V availability — High. Pending: Validate the defined IsolationProvider profile and preferred Hyper-V Windows alpha implementation on the target workstation; keep untrusted execution disabled without an approved, validated profile.</w:t>
      </w:r>
    </w:p>
    <w:p>
      <w:pPr>
        <w:widowControl/>
      </w:pPr>
      <w:r>
        <w:rPr>
          <w:rFonts w:ascii="Calibri" w:hAnsi="Calibri"/>
          <w:color w:val="000000"/>
        </w:rPr>
        <w:t>Hyper-V guest resource and GPU needs — Medium. Pending: Benchmark required workloads; do not assume host GPU access is available or safe for arbitrary guest code.</w:t>
      </w:r>
    </w:p>
    <w:p>
      <w:pPr>
        <w:widowControl/>
      </w:pPr>
      <w:r>
        <w:rPr>
          <w:rFonts w:ascii="Calibri" w:hAnsi="Calibri"/>
          <w:color w:val="000000"/>
        </w:rPr>
        <w:t>Core service identity and existing repository compatibility — High. Pending: Inspect existing processes, file ownership, credential storage, and endpoint access before migration.</w:t>
      </w:r>
    </w:p>
    <w:p>
      <w:pPr>
        <w:widowControl/>
      </w:pPr>
      <w:r>
        <w:rPr>
          <w:rFonts w:ascii="Calibri" w:hAnsi="Calibri"/>
          <w:color w:val="000000"/>
        </w:rPr>
        <w:t>Policy semantics — High. Pending: Define role/capability/domain intersection, delegation, obligations, revocation epochs, and protected governance operations.</w:t>
      </w:r>
    </w:p>
    <w:p>
      <w:pPr>
        <w:widowControl/>
      </w:pPr>
      <w:r>
        <w:rPr>
          <w:rFonts w:ascii="Calibri" w:hAnsi="Calibri"/>
          <w:color w:val="000000"/>
        </w:rPr>
        <w:t>Initial user authentication and account recovery — High. Pending: Choose and document the actual authentication and recovery mechanisms; pairing alone is insufficient.</w:t>
      </w:r>
    </w:p>
    <w:p>
      <w:pPr>
        <w:widowControl/>
      </w:pPr>
      <w:r>
        <w:rPr>
          <w:rFonts w:ascii="Calibri" w:hAnsi="Calibri"/>
          <w:color w:val="000000"/>
        </w:rPr>
        <w:t>Browser-session implementation — High. Pending: Specify cookies versus bearer tokens, CSRF defenses, origin rules, token storage, and WebSocket authentication.</w:t>
      </w:r>
    </w:p>
    <w:p>
      <w:pPr>
        <w:widowControl/>
      </w:pPr>
      <w:r>
        <w:rPr>
          <w:rFonts w:ascii="Calibri" w:hAnsi="Calibri"/>
          <w:color w:val="000000"/>
        </w:rPr>
        <w:t>Native client authentication — High. Pending: Define missing-Origin handling, client proof, token theft response, and session binding without relying on browser controls.</w:t>
      </w:r>
    </w:p>
    <w:p>
      <w:pPr>
        <w:widowControl/>
      </w:pPr>
      <w:r>
        <w:rPr>
          <w:rFonts w:ascii="Calibri" w:hAnsi="Calibri"/>
          <w:color w:val="000000"/>
        </w:rPr>
        <w:t>Worker transport — High. Pending: Implement and test the distinct host–guest channel described by SEC-019.</w:t>
      </w:r>
    </w:p>
    <w:p>
      <w:pPr>
        <w:widowControl/>
      </w:pPr>
      <w:r>
        <w:rPr>
          <w:rFonts w:ascii="Calibri" w:hAnsi="Calibri"/>
          <w:color w:val="000000"/>
        </w:rPr>
        <w:t>Filesystem authorization — High. Pending: Validate Windows path normalization, reparse points, target handles, and authorization of the resource actually opened.</w:t>
      </w:r>
    </w:p>
    <w:p>
      <w:pPr>
        <w:widowControl/>
      </w:pPr>
      <w:r>
        <w:rPr>
          <w:rFonts w:ascii="Calibri" w:hAnsi="Calibri"/>
          <w:color w:val="000000"/>
        </w:rPr>
        <w:t>Provider trust classification — High. Pending: Inventory which providers must be trusted because their privileges cannot be confined.</w:t>
      </w:r>
    </w:p>
    <w:p>
      <w:pPr>
        <w:widowControl/>
      </w:pPr>
      <w:r>
        <w:rPr>
          <w:rFonts w:ascii="Calibri" w:hAnsi="Calibri"/>
          <w:color w:val="000000"/>
        </w:rPr>
        <w:t>Shared model runtime isolation — High. Pending: Verify actual session, cache, batching, output, and prompt isolation; disable unsafe multi-user configurations.</w:t>
      </w:r>
    </w:p>
    <w:p>
      <w:pPr>
        <w:widowControl/>
      </w:pPr>
      <w:r>
        <w:rPr>
          <w:rFonts w:ascii="Calibri" w:hAnsi="Calibri"/>
          <w:color w:val="000000"/>
        </w:rPr>
        <w:t>Runtime allocation ownership — High. Pending: Verify how Ollama and other runtimes report residency, unload, context memory, and shared allocations.</w:t>
      </w:r>
    </w:p>
    <w:p>
      <w:pPr>
        <w:widowControl/>
      </w:pPr>
      <w:r>
        <w:rPr>
          <w:rFonts w:ascii="Calibri" w:hAnsi="Calibri"/>
          <w:color w:val="000000"/>
        </w:rPr>
        <w:t>SQLite durability and concurrency — High. Pending: Select actual transaction, synchronization, locking, migration, and integrity-check behavior.</w:t>
      </w:r>
    </w:p>
    <w:p>
      <w:pPr>
        <w:widowControl/>
      </w:pPr>
      <w:r>
        <w:rPr>
          <w:rFonts w:ascii="Calibri" w:hAnsi="Calibri"/>
          <w:color w:val="000000"/>
        </w:rPr>
        <w:t>Task-state and audit atomicity — High. Pending: Define which records share a transaction and how external effects are reconciled.</w:t>
      </w:r>
    </w:p>
    <w:p>
      <w:pPr>
        <w:widowControl/>
      </w:pPr>
      <w:r>
        <w:rPr>
          <w:rFonts w:ascii="Calibri" w:hAnsi="Calibri"/>
          <w:color w:val="000000"/>
        </w:rPr>
        <w:t>Backup key recovery — High. Pending: Test restoration under the intended service identity and loss-of-host scenario.</w:t>
      </w:r>
    </w:p>
    <w:p>
      <w:pPr>
        <w:widowControl/>
      </w:pPr>
      <w:r>
        <w:rPr>
          <w:rFonts w:ascii="Calibri" w:hAnsi="Calibri"/>
          <w:color w:val="000000"/>
        </w:rPr>
        <w:t>Recovery after lost recent authority state — High. Pending: Implement OPS-013 and TEST-011; do not restore revoked authority or replay old effects.</w:t>
      </w:r>
    </w:p>
    <w:p>
      <w:pPr>
        <w:widowControl/>
      </w:pPr>
      <w:r>
        <w:rPr>
          <w:rFonts w:ascii="Calibri" w:hAnsi="Calibri"/>
          <w:color w:val="000000"/>
        </w:rPr>
        <w:t>Deletion-ledger survival — High. Pending: Decide how current tombstones remain recoverable independently of an older data backup.</w:t>
      </w:r>
    </w:p>
    <w:p>
      <w:pPr>
        <w:widowControl/>
      </w:pPr>
      <w:r>
        <w:rPr>
          <w:rFonts w:ascii="Calibri" w:hAnsi="Calibri"/>
          <w:color w:val="000000"/>
        </w:rPr>
        <w:t>Audit retention — Medium. Pending: Set concrete retention periods, capacity thresholds, authorized readers, and evidence-minimization rules.</w:t>
      </w:r>
    </w:p>
    <w:p>
      <w:pPr>
        <w:widowControl/>
      </w:pPr>
      <w:r>
        <w:rPr>
          <w:rFonts w:ascii="Calibri" w:hAnsi="Calibri"/>
          <w:color w:val="000000"/>
        </w:rPr>
        <w:t>Tamper-evidence adversary model — High. Pending: Decide whether protection is against providers, ordinary users, or host compromise; local-only evidence cannot cover every attacker.</w:t>
      </w:r>
    </w:p>
    <w:p>
      <w:pPr>
        <w:widowControl/>
      </w:pPr>
      <w:r>
        <w:rPr>
          <w:rFonts w:ascii="Calibri" w:hAnsi="Calibri"/>
          <w:color w:val="000000"/>
        </w:rPr>
        <w:t>RPO/RTO/purge/retention defaults — Medium. Pending: Validate the proposed numbers against dataset size, hardware, user needs, and restore measurements.</w:t>
      </w:r>
    </w:p>
    <w:p>
      <w:pPr>
        <w:widowControl/>
      </w:pPr>
      <w:r>
        <w:rPr>
          <w:rFonts w:ascii="Calibri" w:hAnsi="Calibri"/>
          <w:color w:val="000000"/>
        </w:rPr>
        <w:t>Semantic versioning — Medium. Pending: Publish actual schemas and compatibility matrices, including patch-release behavior and supported windows.</w:t>
      </w:r>
    </w:p>
    <w:p>
      <w:pPr>
        <w:widowControl/>
      </w:pPr>
      <w:r>
        <w:rPr>
          <w:rFonts w:ascii="Calibri" w:hAnsi="Calibri"/>
          <w:color w:val="000000"/>
        </w:rPr>
        <w:t>Idempotency retention — High. Pending: Set retry/recovery windows and retention for each consequential capability and provider.</w:t>
      </w:r>
    </w:p>
    <w:p>
      <w:pPr>
        <w:widowControl/>
      </w:pPr>
      <w:r>
        <w:rPr>
          <w:rFonts w:ascii="Calibri" w:hAnsi="Calibri"/>
          <w:color w:val="000000"/>
        </w:rPr>
        <w:t>Distributed clock and fencing assumptions — High. Pending: Resolve before enabling distributed execution; alpha does not demonstrate fleet safety.</w:t>
      </w:r>
    </w:p>
    <w:p>
      <w:pPr>
        <w:widowControl/>
      </w:pPr>
      <w:r>
        <w:rPr>
          <w:rFonts w:ascii="Calibri" w:hAnsi="Calibri"/>
          <w:color w:val="000000"/>
        </w:rPr>
        <w:t>Physical-device safety — High. Pending: Resolve per device before actuation; generic policy and audit do not prove machine safety.</w:t>
      </w:r>
    </w:p>
    <w:p>
      <w:pPr>
        <w:widowControl/>
      </w:pPr>
      <w:r>
        <w:rPr>
          <w:rFonts w:ascii="Calibri" w:hAnsi="Calibri"/>
          <w:color w:val="000000"/>
        </w:rPr>
        <w:t>Licenses and technology support — Medium. Pending: Review exact versions, weights, data, dependencies, deployment mode, and distribution plans.</w:t>
      </w:r>
    </w:p>
    <w:p>
      <w:pPr>
        <w:widowControl/>
      </w:pPr>
      <w:r>
        <w:rPr>
          <w:rFonts w:ascii="Calibri" w:hAnsi="Calibri"/>
          <w:color w:val="000000"/>
        </w:rPr>
        <w:t>Completed ADRs — High / Medium. Pending: Author and approve the ADRs; table entries alone are insufficient.</w:t>
      </w:r>
    </w:p>
    <w:p>
      <w:pPr>
        <w:widowControl/>
      </w:pPr>
      <w:r>
        <w:rPr>
          <w:rFonts w:ascii="Calibri" w:hAnsi="Calibri"/>
          <w:color w:val="000000"/>
        </w:rPr>
        <w:t>Independent review — Medium. Pending: Codex performs final adversarial review of this exact reconstructed artifact; reconcile enabled-path findings and record exceptions explicitly. Claude review is not required for the current cycle.</w:t>
      </w:r>
    </w:p>
    <w:p>
      <w:pPr>
        <w:widowControl/>
        <w:rPr>
          <w:ins w:id="9095" w:author="Claude" w:date="2026-10-07T12:00:00Z"/>
        </w:rPr>
      </w:pPr>
      <w:ins w:id="9096" w:author="Claude" w:date="2026-10-07T12:00:00Z">
        <w:r>
          <w:rPr>
            <w:rFonts w:ascii="Calibri" w:hAnsi="Calibri"/>
            <w:color w:val="000000"/>
          </w:rPr>
          <w:t xml:space="preserve">Authority-ledger recovery target — High. Pending: Choose and validate NEW-F (recommended: off-host replication of each authority change) or accept manual reconciliation after host loss; record in ADR-015.</w:t>
        </w:r>
      </w:ins>
    </w:p>
    <w:p>
      <w:pPr>
        <w:widowControl/>
        <w:rPr>
          <w:ins w:id="9097" w:author="Claude" w:date="2026-10-07T12:00:00Z"/>
        </w:rPr>
      </w:pPr>
      <w:ins w:id="9098" w:author="Claude" w:date="2026-10-07T12:00:00Z">
        <w:r>
          <w:rPr>
            <w:rFonts w:ascii="Calibri" w:hAnsi="Calibri"/>
            <w:color w:val="000000"/>
          </w:rPr>
          <w:t xml:space="preserve">Shared model-runtime endpoint — Medium. Pending: Decide whether Freya uses a dedicated runtime instance or counts all shared usage as external; record in ADR-016.</w:t>
        </w:r>
      </w:ins>
    </w:p>
    <w:p>
      <w:pPr>
        <w:widowControl/>
        <w:rPr>
          <w:ins w:id="9099" w:author="Claude" w:date="2026-10-07T12:00:00Z"/>
        </w:rPr>
      </w:pPr>
      <w:ins w:id="9100" w:author="Claude" w:date="2026-10-07T12:00:00Z">
        <w:r>
          <w:rPr>
            <w:rFonts w:ascii="Calibri" w:hAnsi="Calibri"/>
            <w:color w:val="000000"/>
          </w:rPr>
          <w:t xml:space="preserve">Same-account process trust — Medium. Pending: Record whether same-account processes are inside a paired client’s trust boundary; record in ADR-017.</w:t>
        </w:r>
      </w:ins>
    </w:p>
    <w:p>
      <w:pPr>
        <w:widowControl/>
        <w:rPr>
          <w:ins w:id="9101" w:author="Claude" w:date="2026-10-07T12:00:00Z"/>
        </w:rPr>
      </w:pPr>
      <w:ins w:id="9102" w:author="Claude" w:date="2026-10-07T12:00:00Z">
        <w:r>
          <w:rPr>
            <w:rFonts w:ascii="Calibri" w:hAnsi="Calibri"/>
            <w:color w:val="000000"/>
          </w:rPr>
          <w:t xml:space="preserve">Hyper-V guest reuse — Medium. Pending: Define checkpoint-reset reuse within one user; never across users or domains; record in ADR-014.</w:t>
        </w:r>
      </w:ins>
    </w:p>
    <w:p>
      <w:pPr>
        <w:widowControl/>
        <w:rPr>
          <w:ins w:id="9103" w:author="Claude" w:date="2026-10-07T12:00:00Z"/>
        </w:rPr>
      </w:pPr>
      <w:ins w:id="9104" w:author="Claude" w:date="2026-10-07T12:00:00Z">
        <w:r>
          <w:rPr>
            <w:rFonts w:ascii="Calibri" w:hAnsi="Calibri"/>
            <w:color w:val="000000"/>
          </w:rPr>
          <w:t xml:space="preserve">Claude review amendments — High. Pending: Reconcile NEW-A to NEW-L with the Codex final review and assign final IDs.</w:t>
        </w:r>
      </w:ins>
    </w:p>
    <w:p>
      <w:bookmarkStart w:id="128" w:name="section_29"/>
      <w:pPr>
        <w:pStyle w:val="Heading1"/>
        <w:keepNext/>
        <w:widowControl/>
      </w:pPr>
      <w:r>
        <w:rPr>
          <w:color w:val="000000"/>
        </w:rPr>
        <w:t>29. Freeze Candidate Statement</w:t>
      </w:r>
      <w:bookmarkEnd w:id="128"/>
    </w:p>
    <w:p>
      <w:pPr>
        <w:widowControl/>
      </w:pPr>
      <w:r>
        <w:rPr>
          <w:rFonts w:ascii="Calibri" w:hAnsi="Calibri"/>
          <w:color w:val="000000"/>
        </w:rPr>
        <w:t>This document defines the Foundation v1.1 architecture, minimum alpha profile, deferred-feature boundaries, normative contracts, and acceptance evidence. Implementation must follow these adopted decisions. Architecture freeze and implementation compliance require the evidence specified in sections 19 and 25.</w:t>
      </w:r>
    </w:p>
    <w:p>
      <w:pPr>
        <w:widowControl/>
      </w:pPr>
      <w:r>
        <w:rPr>
          <w:rFonts w:ascii="Calibri" w:hAnsi="Calibri"/>
          <w:color w:val="000000"/>
        </w:rPr>
        <w:t>Independent re-review should assess this exact v1.1 artifact. Approve the affected ADRs and verify enabled-feature gates before substantial implementation of those paths. Keep deferred infrastructure non-binding and revise requirements through explicit versioned decisions.</w:t>
      </w:r>
    </w:p>
    <w:p>
      <w:bookmarkStart w:id="129" w:name="section_30"/>
      <w:pPr>
        <w:pStyle w:val="Heading1"/>
        <w:keepNext/>
        <w:widowControl/>
      </w:pPr>
      <w:r>
        <w:rPr>
          <w:color w:val="000000"/>
        </w:rPr>
        <w:t>30. Implementation Requirements and Evidence Matrix</w:t>
      </w:r>
      <w:bookmarkEnd w:id="129"/>
    </w:p>
    <w:p>
      <w:pPr>
        <w:widowControl/>
      </w:pPr>
      <w:r>
        <w:rPr>
          <w:rFonts w:ascii="Calibri" w:hAnsi="Calibri"/>
          <w:color w:val="000000"/>
        </w:rPr>
        <w:t>The matrix below maps each architecture concern to its adopted requirements and required implementation evidence. These tests are implementation deliverables, not tests already performed. Deferred features must pass their applicable gates before activation.</w:t>
      </w:r>
    </w:p>
    <w:p>
      <w:pPr>
        <w:widowControl/>
      </w:pPr>
      <w:r>
        <w:rPr>
          <w:rFonts w:ascii="Calibri" w:hAnsi="Calibri"/>
          <w:color w:val="000000"/>
        </w:rPr>
        <w:t>Evidence status for every matrix row: pending. Gate timing is normative; no row represents a completed test, ADR approval, freeze approval or verified deployment. Deferred features must remain disabled until their prerequisites and tests are satisfied.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5" w:type="dxa"/>
          <w:right w:w="85" w:type="dxa"/>
        </w:tblCellMar>
      </w:tblPr>
      <w:tblGrid>
        <w:gridCol w:w="576"/>
        <w:gridCol w:w="1440"/>
        <w:gridCol w:w="2131"/>
        <w:gridCol w:w="3715"/>
        <w:gridCol w:w="2304"/>
      </w:tblGrid>
      <w:tr>
        <w:trPr>
          <w:cantSplit/>
          <w:tblHeader/>
        </w:trPr>
        <w:tc>
          <w:tcPr>
            <w:tcW w:type="dxa" w:w="576"/>
            <w:vAlign w:val="center"/>
            <w:shd w:fill="243746"/>
          </w:tcPr>
          <w:p>
            <w:pPr>
              <w:keepNext w:val="0"/>
              <w:keepLines w:val="0"/>
              <w:spacing w:after="40" w:before="40" w:line="252" w:lineRule="auto"/>
              <w:jc w:val="center"/>
            </w:pPr>
            <w:r>
              <w:rPr>
                <w:rFonts w:ascii="Calibri" w:hAnsi="Calibri"/>
                <w:b/>
                <w:color w:val="FFFFFF"/>
                <w:sz w:val="18"/>
              </w:rPr>
              <w:t>Item</w:t>
            </w:r>
          </w:p>
        </w:tc>
        <w:tc>
          <w:tcPr>
            <w:tcW w:type="dxa" w:w="1440"/>
            <w:vAlign w:val="center"/>
            <w:shd w:fill="243746"/>
          </w:tcPr>
          <w:p>
            <w:pPr>
              <w:keepNext w:val="0"/>
              <w:keepLines w:val="0"/>
              <w:spacing w:after="40" w:before="40" w:line="252" w:lineRule="auto"/>
            </w:pPr>
            <w:r>
              <w:rPr>
                <w:rFonts w:ascii="Calibri" w:hAnsi="Calibri"/>
                <w:b/>
                <w:color w:val="FFFFFF"/>
                <w:sz w:val="18"/>
              </w:rPr>
              <w:t>Issue</w:t>
            </w:r>
          </w:p>
        </w:tc>
        <w:tc>
          <w:tcPr>
            <w:tcW w:type="dxa" w:w="2131"/>
            <w:vAlign w:val="center"/>
            <w:shd w:fill="243746"/>
          </w:tcPr>
          <w:p>
            <w:pPr>
              <w:keepNext w:val="0"/>
              <w:keepLines w:val="0"/>
              <w:spacing w:after="40" w:before="40" w:line="252" w:lineRule="auto"/>
            </w:pPr>
            <w:r>
              <w:rPr>
                <w:rFonts w:ascii="Calibri" w:hAnsi="Calibri"/>
                <w:b/>
                <w:color w:val="FFFFFF"/>
                <w:sz w:val="18"/>
              </w:rPr>
              <w:t>Resolution</w:t>
            </w:r>
          </w:p>
        </w:tc>
        <w:tc>
          <w:tcPr>
            <w:tcW w:type="dxa" w:w="3715"/>
            <w:vAlign w:val="center"/>
            <w:shd w:fill="243746"/>
          </w:tcPr>
          <w:p>
            <w:pPr>
              <w:keepNext w:val="0"/>
              <w:keepLines w:val="0"/>
              <w:spacing w:after="40" w:before="40" w:line="252" w:lineRule="auto"/>
            </w:pPr>
            <w:r>
              <w:rPr>
                <w:rFonts w:ascii="Calibri" w:hAnsi="Calibri"/>
                <w:b/>
                <w:color w:val="FFFFFF"/>
                <w:sz w:val="18"/>
              </w:rPr>
              <w:t>Required evidence</w:t>
            </w:r>
          </w:p>
        </w:tc>
        <w:tc>
          <w:tcPr>
            <w:tcW w:type="dxa" w:w="2304"/>
            <w:vAlign w:val="center"/>
            <w:shd w:fill="243746"/>
          </w:tcPr>
          <w:p>
            <w:pPr>
              <w:keepNext w:val="0"/>
              <w:keepLines w:val="0"/>
              <w:spacing w:after="40" w:before="40" w:line="252" w:lineRule="auto"/>
            </w:pPr>
            <w:r>
              <w:rPr>
                <w:rFonts w:ascii="Calibri" w:hAnsi="Calibri"/>
                <w:b/>
                <w:color w:val="FFFFFF"/>
                <w:sz w:val="18"/>
              </w:rPr>
              <w:t>Gate</w:t>
            </w:r>
          </w:p>
        </w:tc>
      </w:tr>
      <w:tr>
        <w:trPr>
          <w:cantSplit/>
        </w:trPr>
        <w:tc>
          <w:tcPr>
            <w:tcW w:type="dxa" w:w="576"/>
            <w:vAlign w:val="center"/>
            <w:shd w:fill="FFFFFF"/>
          </w:tcPr>
          <w:p>
            <w:pPr>
              <w:keepNext w:val="0"/>
              <w:keepLines w:val="0"/>
              <w:spacing w:after="40" w:before="40" w:line="252" w:lineRule="auto"/>
              <w:jc w:val="center"/>
            </w:pPr>
            <w:r>
              <w:rPr>
                <w:rFonts w:ascii="Calibri" w:hAnsi="Calibri"/>
                <w:b w:val="0"/>
                <w:color w:val="000000"/>
                <w:sz w:val="18"/>
              </w:rPr>
              <w:t>1</w:t>
            </w:r>
          </w:p>
        </w:tc>
        <w:tc>
          <w:tcPr>
            <w:tcW w:type="dxa" w:w="1440"/>
            <w:vAlign w:val="center"/>
            <w:shd w:fill="FFFFFF"/>
          </w:tcPr>
          <w:p>
            <w:pPr>
              <w:keepNext w:val="0"/>
              <w:keepLines w:val="0"/>
              <w:spacing w:after="40" w:before="40" w:line="252" w:lineRule="auto"/>
            </w:pPr>
            <w:r>
              <w:rPr>
                <w:rFonts w:ascii="Calibri" w:hAnsi="Calibri"/>
                <w:b w:val="0"/>
                <w:color w:val="000000"/>
                <w:sz w:val="18"/>
              </w:rPr>
              <w:t>Authorization binding/revocation</w:t>
            </w:r>
          </w:p>
        </w:tc>
        <w:tc>
          <w:tcPr>
            <w:tcW w:type="dxa" w:w="2131"/>
            <w:vAlign w:val="center"/>
            <w:shd w:fill="FFFFFF"/>
          </w:tcPr>
          <w:p>
            <w:pPr>
              <w:keepNext w:val="0"/>
              <w:keepLines w:val="0"/>
              <w:spacing w:after="40" w:before="40" w:line="252" w:lineRule="auto"/>
            </w:pPr>
            <w:r>
              <w:rPr>
                <w:rFonts w:ascii="Calibri" w:hAnsi="Calibri"/>
                <w:b w:val="0"/>
                <w:color w:val="000000"/>
                <w:sz w:val="18"/>
              </w:rPr>
              <w:t>CAP-006–008, CAP-012; SEC-015–017</w:t>
            </w:r>
          </w:p>
        </w:tc>
        <w:tc>
          <w:tcPr>
            <w:tcW w:type="dxa" w:w="3715"/>
            <w:vAlign w:val="center"/>
            <w:shd w:fill="FFFFFF"/>
          </w:tcPr>
          <w:p>
            <w:pPr>
              <w:keepNext w:val="0"/>
              <w:keepLines w:val="0"/>
              <w:spacing w:after="40" w:before="40" w:line="252" w:lineRule="auto"/>
            </w:pPr>
            <w:r>
              <w:rPr>
                <w:rFonts w:ascii="Calibri" w:hAnsi="Calibri"/>
                <w:b w:val="0"/>
                <w:color w:val="000000"/>
                <w:sz w:val="18"/>
              </w:rPr>
              <w:t>Argument mutation, replay, revocation, restart tests; Authorization tests for status, cancellation, and reconciliation</w:t>
            </w:r>
          </w:p>
        </w:tc>
        <w:tc>
          <w:tcPr>
            <w:tcW w:type="dxa" w:w="2304"/>
            <w:vAlign w:val="center"/>
            <w:shd w:fill="FFFFFF"/>
          </w:tcPr>
          <w:p>
            <w:pPr>
              <w:keepNext w:val="0"/>
              <w:keepLines w:val="0"/>
              <w:spacing w:after="40" w:before="40" w:line="252" w:lineRule="auto"/>
            </w:pPr>
            <w:r>
              <w:rPr>
                <w:rFonts w:ascii="Calibri" w:hAnsi="Calibri"/>
                <w:b w:val="0"/>
                <w:color w:val="000000"/>
                <w:sz w:val="18"/>
              </w:rPr>
              <w:t>Before broker dispatch</w:t>
            </w:r>
          </w:p>
        </w:tc>
      </w:tr>
      <w:tr>
        <w:trPr>
          <w:cantSplit/>
        </w:trPr>
        <w:tc>
          <w:tcPr>
            <w:tcW w:type="dxa" w:w="576"/>
            <w:vAlign w:val="center"/>
            <w:shd w:fill="F2F5F7"/>
          </w:tcPr>
          <w:p>
            <w:pPr>
              <w:keepNext w:val="0"/>
              <w:keepLines w:val="0"/>
              <w:spacing w:after="40" w:before="40" w:line="252" w:lineRule="auto"/>
              <w:jc w:val="center"/>
            </w:pPr>
            <w:r>
              <w:rPr>
                <w:rFonts w:ascii="Calibri" w:hAnsi="Calibri"/>
                <w:b w:val="0"/>
                <w:color w:val="000000"/>
                <w:sz w:val="18"/>
              </w:rPr>
              <w:t>2</w:t>
            </w:r>
          </w:p>
        </w:tc>
        <w:tc>
          <w:tcPr>
            <w:tcW w:type="dxa" w:w="1440"/>
            <w:vAlign w:val="center"/>
            <w:shd w:fill="F2F5F7"/>
          </w:tcPr>
          <w:p>
            <w:pPr>
              <w:keepNext w:val="0"/>
              <w:keepLines w:val="0"/>
              <w:spacing w:after="40" w:before="40" w:line="252" w:lineRule="auto"/>
            </w:pPr>
            <w:r>
              <w:rPr>
                <w:rFonts w:ascii="Calibri" w:hAnsi="Calibri"/>
                <w:b w:val="0"/>
                <w:color w:val="000000"/>
                <w:sz w:val="18"/>
              </w:rPr>
              <w:t>Provider bypass/trust</w:t>
            </w:r>
          </w:p>
        </w:tc>
        <w:tc>
          <w:tcPr>
            <w:tcW w:type="dxa" w:w="2131"/>
            <w:vAlign w:val="center"/>
            <w:shd w:fill="F2F5F7"/>
          </w:tcPr>
          <w:p>
            <w:pPr>
              <w:keepNext w:val="0"/>
              <w:keepLines w:val="0"/>
              <w:spacing w:after="40" w:before="40" w:line="252" w:lineRule="auto"/>
            </w:pPr>
            <w:r>
              <w:rPr>
                <w:rFonts w:ascii="Calibri" w:hAnsi="Calibri"/>
                <w:b w:val="0"/>
                <w:color w:val="000000"/>
                <w:sz w:val="18"/>
              </w:rPr>
              <w:t>ARCH-019; PROV-004; SEC-011–014, SEC-019</w:t>
            </w:r>
          </w:p>
        </w:tc>
        <w:tc>
          <w:tcPr>
            <w:tcW w:type="dxa" w:w="3715"/>
            <w:vAlign w:val="center"/>
            <w:shd w:fill="F2F5F7"/>
          </w:tcPr>
          <w:p>
            <w:pPr>
              <w:keepNext w:val="0"/>
              <w:keepLines w:val="0"/>
              <w:spacing w:after="40" w:before="40" w:line="252" w:lineRule="auto"/>
            </w:pPr>
            <w:r>
              <w:rPr>
                <w:rFonts w:ascii="Calibri" w:hAnsi="Calibri"/>
                <w:b w:val="0"/>
                <w:color w:val="000000"/>
                <w:sz w:val="18"/>
              </w:rPr>
              <w:t>Host access/egress containment; trust inventory; Worker-channel audience and endpoint isolation</w:t>
            </w:r>
          </w:p>
        </w:tc>
        <w:tc>
          <w:tcPr>
            <w:tcW w:type="dxa" w:w="2304"/>
            <w:vAlign w:val="center"/>
            <w:shd w:fill="F2F5F7"/>
          </w:tcPr>
          <w:p>
            <w:pPr>
              <w:keepNext w:val="0"/>
              <w:keepLines w:val="0"/>
              <w:spacing w:after="40" w:before="40" w:line="252" w:lineRule="auto"/>
            </w:pPr>
            <w:r>
              <w:rPr>
                <w:rFonts w:ascii="Calibri" w:hAnsi="Calibri"/>
                <w:b w:val="0"/>
                <w:color w:val="000000"/>
                <w:sz w:val="18"/>
              </w:rPr>
              <w:t>Before untrusted providers</w:t>
            </w:r>
          </w:p>
        </w:tc>
      </w:tr>
      <w:tr>
        <w:trPr>
          <w:cantSplit/>
        </w:trPr>
        <w:tc>
          <w:tcPr>
            <w:tcW w:type="dxa" w:w="576"/>
            <w:vAlign w:val="center"/>
            <w:shd w:fill="FFFFFF"/>
          </w:tcPr>
          <w:p>
            <w:pPr>
              <w:keepNext w:val="0"/>
              <w:keepLines w:val="0"/>
              <w:spacing w:after="40" w:before="40" w:line="252" w:lineRule="auto"/>
              <w:jc w:val="center"/>
            </w:pPr>
            <w:r>
              <w:rPr>
                <w:rFonts w:ascii="Calibri" w:hAnsi="Calibri"/>
                <w:b w:val="0"/>
                <w:color w:val="000000"/>
                <w:sz w:val="18"/>
              </w:rPr>
              <w:t>3</w:t>
            </w:r>
          </w:p>
        </w:tc>
        <w:tc>
          <w:tcPr>
            <w:tcW w:type="dxa" w:w="1440"/>
            <w:vAlign w:val="center"/>
            <w:shd w:fill="FFFFFF"/>
          </w:tcPr>
          <w:p>
            <w:pPr>
              <w:keepNext w:val="0"/>
              <w:keepLines w:val="0"/>
              <w:spacing w:after="40" w:before="40" w:line="252" w:lineRule="auto"/>
            </w:pPr>
            <w:r>
              <w:rPr>
                <w:rFonts w:ascii="Calibri" w:hAnsi="Calibri"/>
                <w:b w:val="0"/>
                <w:color w:val="000000"/>
                <w:sz w:val="18"/>
              </w:rPr>
              <w:t>Windows isolation</w:t>
            </w:r>
          </w:p>
        </w:tc>
        <w:tc>
          <w:tcPr>
            <w:tcW w:type="dxa" w:w="2131"/>
            <w:vAlign w:val="center"/>
            <w:shd w:fill="FFFFFF"/>
          </w:tcPr>
          <w:p>
            <w:pPr>
              <w:keepNext w:val="0"/>
              <w:keepLines w:val="0"/>
              <w:spacing w:after="40" w:before="40" w:line="252" w:lineRule="auto"/>
            </w:pPr>
            <w:r>
              <w:rPr>
                <w:rFonts w:ascii="Calibri" w:hAnsi="Calibri"/>
                <w:b w:val="0"/>
                <w:color w:val="000000"/>
                <w:sz w:val="18"/>
              </w:rPr>
              <w:t>ARCH-017; SEC-013, SEC-019; TEST-006</w:t>
            </w:r>
          </w:p>
        </w:tc>
        <w:tc>
          <w:tcPr>
            <w:tcW w:type="dxa" w:w="3715"/>
            <w:vAlign w:val="center"/>
            <w:shd w:fill="FFFFFF"/>
          </w:tcPr>
          <w:p>
            <w:pPr>
              <w:keepNext w:val="0"/>
              <w:keepLines w:val="0"/>
              <w:spacing w:after="40" w:before="40" w:line="252" w:lineRule="auto"/>
            </w:pPr>
            <w:r>
              <w:rPr>
                <w:rFonts w:ascii="Calibri" w:hAnsi="Calibri"/>
                <w:b w:val="0"/>
                <w:color w:val="000000"/>
                <w:sz w:val="18"/>
              </w:rPr>
              <w:t>Reference guest containment and shutdown tests; Host–guest channel authentication and revocation</w:t>
            </w:r>
          </w:p>
        </w:tc>
        <w:tc>
          <w:tcPr>
            <w:tcW w:type="dxa" w:w="2304"/>
            <w:vAlign w:val="center"/>
            <w:shd w:fill="FFFFFF"/>
          </w:tcPr>
          <w:p>
            <w:pPr>
              <w:keepNext w:val="0"/>
              <w:keepLines w:val="0"/>
              <w:spacing w:after="40" w:before="40" w:line="252" w:lineRule="auto"/>
            </w:pPr>
            <w:r>
              <w:rPr>
                <w:rFonts w:ascii="Calibri" w:hAnsi="Calibri"/>
                <w:b w:val="0"/>
                <w:color w:val="000000"/>
                <w:sz w:val="18"/>
              </w:rPr>
              <w:t>Before untrusted execution</w:t>
            </w:r>
          </w:p>
        </w:tc>
      </w:tr>
      <w:tr>
        <w:trPr>
          <w:cantSplit/>
        </w:trPr>
        <w:tc>
          <w:tcPr>
            <w:tcW w:type="dxa" w:w="576"/>
            <w:vAlign w:val="center"/>
            <w:shd w:fill="F2F5F7"/>
          </w:tcPr>
          <w:p>
            <w:pPr>
              <w:keepNext w:val="0"/>
              <w:keepLines w:val="0"/>
              <w:spacing w:after="40" w:before="40" w:line="252" w:lineRule="auto"/>
              <w:jc w:val="center"/>
            </w:pPr>
            <w:r>
              <w:rPr>
                <w:rFonts w:ascii="Calibri" w:hAnsi="Calibri"/>
                <w:b w:val="0"/>
                <w:color w:val="000000"/>
                <w:sz w:val="18"/>
              </w:rPr>
              <w:t>4</w:t>
            </w:r>
          </w:p>
        </w:tc>
        <w:tc>
          <w:tcPr>
            <w:tcW w:type="dxa" w:w="1440"/>
            <w:vAlign w:val="center"/>
            <w:shd w:fill="F2F5F7"/>
          </w:tcPr>
          <w:p>
            <w:pPr>
              <w:keepNext w:val="0"/>
              <w:keepLines w:val="0"/>
              <w:spacing w:after="40" w:before="40" w:line="252" w:lineRule="auto"/>
            </w:pPr>
            <w:r>
              <w:rPr>
                <w:rFonts w:ascii="Calibri" w:hAnsi="Calibri"/>
                <w:b w:val="0"/>
                <w:color w:val="000000"/>
                <w:sz w:val="18"/>
              </w:rPr>
              <w:t>Duplicate effects</w:t>
            </w:r>
          </w:p>
        </w:tc>
        <w:tc>
          <w:tcPr>
            <w:tcW w:type="dxa" w:w="2131"/>
            <w:vAlign w:val="center"/>
            <w:shd w:fill="F2F5F7"/>
          </w:tcPr>
          <w:p>
            <w:pPr>
              <w:keepNext w:val="0"/>
              <w:keepLines w:val="0"/>
              <w:spacing w:after="40" w:before="40" w:line="252" w:lineRule="auto"/>
            </w:pPr>
            <w:r>
              <w:rPr>
                <w:rFonts w:ascii="Calibri" w:hAnsi="Calibri"/>
                <w:b w:val="0"/>
                <w:color w:val="000000"/>
                <w:sz w:val="18"/>
              </w:rPr>
              <w:t>CAP-009–011; ORCH-006–008</w:t>
            </w:r>
          </w:p>
        </w:tc>
        <w:tc>
          <w:tcPr>
            <w:tcW w:type="dxa" w:w="3715"/>
            <w:vAlign w:val="center"/>
            <w:shd w:fill="F2F5F7"/>
          </w:tcPr>
          <w:p>
            <w:pPr>
              <w:keepNext w:val="0"/>
              <w:keepLines w:val="0"/>
              <w:spacing w:after="40" w:before="40" w:line="252" w:lineRule="auto"/>
            </w:pPr>
            <w:r>
              <w:rPr>
                <w:rFonts w:ascii="Calibri" w:hAnsi="Calibri"/>
                <w:b w:val="0"/>
                <w:color w:val="000000"/>
                <w:sz w:val="18"/>
              </w:rPr>
              <w:t>Crash-after-effect and reconciliation tests</w:t>
            </w:r>
          </w:p>
        </w:tc>
        <w:tc>
          <w:tcPr>
            <w:tcW w:type="dxa" w:w="2304"/>
            <w:vAlign w:val="center"/>
            <w:shd w:fill="F2F5F7"/>
          </w:tcPr>
          <w:p>
            <w:pPr>
              <w:keepNext w:val="0"/>
              <w:keepLines w:val="0"/>
              <w:spacing w:after="40" w:before="40" w:line="252" w:lineRule="auto"/>
            </w:pPr>
            <w:r>
              <w:rPr>
                <w:rFonts w:ascii="Calibri" w:hAnsi="Calibri"/>
                <w:b w:val="0"/>
                <w:color w:val="000000"/>
                <w:sz w:val="18"/>
              </w:rPr>
              <w:t>Before external writes</w:t>
            </w:r>
          </w:p>
        </w:tc>
      </w:tr>
      <w:tr>
        <w:trPr>
          <w:cantSplit/>
        </w:trPr>
        <w:tc>
          <w:tcPr>
            <w:tcW w:type="dxa" w:w="576"/>
            <w:vAlign w:val="center"/>
            <w:shd w:fill="FFFFFF"/>
          </w:tcPr>
          <w:p>
            <w:pPr>
              <w:keepNext w:val="0"/>
              <w:keepLines w:val="0"/>
              <w:spacing w:after="40" w:before="40" w:line="252" w:lineRule="auto"/>
              <w:jc w:val="center"/>
            </w:pPr>
            <w:r>
              <w:rPr>
                <w:rFonts w:ascii="Calibri" w:hAnsi="Calibri"/>
                <w:b w:val="0"/>
                <w:color w:val="000000"/>
                <w:sz w:val="18"/>
              </w:rPr>
              <w:t>5</w:t>
            </w:r>
          </w:p>
        </w:tc>
        <w:tc>
          <w:tcPr>
            <w:tcW w:type="dxa" w:w="1440"/>
            <w:vAlign w:val="center"/>
            <w:shd w:fill="FFFFFF"/>
          </w:tcPr>
          <w:p>
            <w:pPr>
              <w:keepNext w:val="0"/>
              <w:keepLines w:val="0"/>
              <w:spacing w:after="40" w:before="40" w:line="252" w:lineRule="auto"/>
            </w:pPr>
            <w:r>
              <w:rPr>
                <w:rFonts w:ascii="Calibri" w:hAnsi="Calibri"/>
                <w:b w:val="0"/>
                <w:color w:val="000000"/>
                <w:sz w:val="18"/>
              </w:rPr>
              <w:t>Multi-user isolation</w:t>
            </w:r>
          </w:p>
        </w:tc>
        <w:tc>
          <w:tcPr>
            <w:tcW w:type="dxa" w:w="2131"/>
            <w:vAlign w:val="center"/>
            <w:shd w:fill="FFFFFF"/>
          </w:tcPr>
          <w:p>
            <w:pPr>
              <w:keepNext w:val="0"/>
              <w:keepLines w:val="0"/>
              <w:spacing w:after="40" w:before="40" w:line="252" w:lineRule="auto"/>
            </w:pPr>
            <w:r>
              <w:rPr>
                <w:rFonts w:ascii="Calibri" w:hAnsi="Calibri"/>
                <w:b w:val="0"/>
                <w:color w:val="000000"/>
                <w:sz w:val="18"/>
              </w:rPr>
              <w:t>USR-005–006; GUI-011</w:t>
            </w:r>
          </w:p>
        </w:tc>
        <w:tc>
          <w:tcPr>
            <w:tcW w:type="dxa" w:w="3715"/>
            <w:vAlign w:val="center"/>
            <w:shd w:fill="FFFFFF"/>
          </w:tcPr>
          <w:p>
            <w:pPr>
              <w:keepNext w:val="0"/>
              <w:keepLines w:val="0"/>
              <w:spacing w:after="40" w:before="40" w:line="252" w:lineRule="auto"/>
            </w:pPr>
            <w:r>
              <w:rPr>
                <w:rFonts w:ascii="Calibri" w:hAnsi="Calibri"/>
                <w:b w:val="0"/>
                <w:color w:val="000000"/>
                <w:sz w:val="18"/>
              </w:rPr>
              <w:t>Two-user cache/runtime/event tests</w:t>
            </w:r>
          </w:p>
        </w:tc>
        <w:tc>
          <w:tcPr>
            <w:tcW w:type="dxa" w:w="2304"/>
            <w:vAlign w:val="center"/>
            <w:shd w:fill="FFFFFF"/>
          </w:tcPr>
          <w:p>
            <w:pPr>
              <w:keepNext w:val="0"/>
              <w:keepLines w:val="0"/>
              <w:spacing w:after="40" w:before="40" w:line="252" w:lineRule="auto"/>
            </w:pPr>
            <w:r>
              <w:rPr>
                <w:rFonts w:ascii="Calibri" w:hAnsi="Calibri"/>
                <w:b w:val="0"/>
                <w:color w:val="000000"/>
                <w:sz w:val="18"/>
              </w:rPr>
              <w:t>Before multi-user release</w:t>
            </w:r>
          </w:p>
        </w:tc>
      </w:tr>
      <w:tr>
        <w:trPr>
          <w:cantSplit/>
        </w:trPr>
        <w:tc>
          <w:tcPr>
            <w:tcW w:type="dxa" w:w="576"/>
            <w:vAlign w:val="center"/>
            <w:shd w:fill="F2F5F7"/>
          </w:tcPr>
          <w:p>
            <w:pPr>
              <w:keepNext w:val="0"/>
              <w:keepLines w:val="0"/>
              <w:spacing w:after="40" w:before="40" w:line="252" w:lineRule="auto"/>
              <w:jc w:val="center"/>
            </w:pPr>
            <w:r>
              <w:rPr>
                <w:rFonts w:ascii="Calibri" w:hAnsi="Calibri"/>
                <w:b w:val="0"/>
                <w:color w:val="000000"/>
                <w:sz w:val="18"/>
              </w:rPr>
              <w:t>6</w:t>
            </w:r>
          </w:p>
        </w:tc>
        <w:tc>
          <w:tcPr>
            <w:tcW w:type="dxa" w:w="1440"/>
            <w:vAlign w:val="center"/>
            <w:shd w:fill="F2F5F7"/>
          </w:tcPr>
          <w:p>
            <w:pPr>
              <w:keepNext w:val="0"/>
              <w:keepLines w:val="0"/>
              <w:spacing w:after="40" w:before="40" w:line="252" w:lineRule="auto"/>
            </w:pPr>
            <w:r>
              <w:rPr>
                <w:rFonts w:ascii="Calibri" w:hAnsi="Calibri"/>
                <w:b w:val="0"/>
                <w:color w:val="000000"/>
                <w:sz w:val="18"/>
              </w:rPr>
              <w:t>Injection/memory poisoning</w:t>
            </w:r>
          </w:p>
        </w:tc>
        <w:tc>
          <w:tcPr>
            <w:tcW w:type="dxa" w:w="2131"/>
            <w:vAlign w:val="center"/>
            <w:shd w:fill="F2F5F7"/>
          </w:tcPr>
          <w:p>
            <w:pPr>
              <w:keepNext w:val="0"/>
              <w:keepLines w:val="0"/>
              <w:spacing w:after="40" w:before="40" w:line="252" w:lineRule="auto"/>
            </w:pPr>
            <w:r>
              <w:rPr>
                <w:rFonts w:ascii="Calibri" w:hAnsi="Calibri"/>
                <w:b w:val="0"/>
                <w:color w:val="000000"/>
                <w:sz w:val="18"/>
              </w:rPr>
              <w:t>CTX-001–002; MEM-007</w:t>
            </w:r>
          </w:p>
        </w:tc>
        <w:tc>
          <w:tcPr>
            <w:tcW w:type="dxa" w:w="3715"/>
            <w:vAlign w:val="center"/>
            <w:shd w:fill="F2F5F7"/>
          </w:tcPr>
          <w:p>
            <w:pPr>
              <w:keepNext w:val="0"/>
              <w:keepLines w:val="0"/>
              <w:spacing w:after="40" w:before="40" w:line="252" w:lineRule="auto"/>
            </w:pPr>
            <w:r>
              <w:rPr>
                <w:rFonts w:ascii="Calibri" w:hAnsi="Calibri"/>
                <w:b w:val="0"/>
                <w:color w:val="000000"/>
                <w:sz w:val="18"/>
              </w:rPr>
              <w:t>Hostile-document and skill-promotion tests</w:t>
            </w:r>
          </w:p>
        </w:tc>
        <w:tc>
          <w:tcPr>
            <w:tcW w:type="dxa" w:w="2304"/>
            <w:vAlign w:val="center"/>
            <w:shd w:fill="F2F5F7"/>
          </w:tcPr>
          <w:p>
            <w:pPr>
              <w:keepNext w:val="0"/>
              <w:keepLines w:val="0"/>
              <w:spacing w:after="40" w:before="40" w:line="252" w:lineRule="auto"/>
            </w:pPr>
            <w:r>
              <w:rPr>
                <w:rFonts w:ascii="Calibri" w:hAnsi="Calibri"/>
                <w:b w:val="0"/>
                <w:color w:val="000000"/>
                <w:sz w:val="18"/>
              </w:rPr>
              <w:t>Before retrieval + tools</w:t>
            </w:r>
          </w:p>
        </w:tc>
      </w:tr>
      <w:tr>
        <w:trPr>
          <w:cantSplit/>
        </w:trPr>
        <w:tc>
          <w:tcPr>
            <w:tcW w:type="dxa" w:w="576"/>
            <w:vAlign w:val="center"/>
            <w:shd w:fill="FFFFFF"/>
          </w:tcPr>
          <w:p>
            <w:pPr>
              <w:keepNext w:val="0"/>
              <w:keepLines w:val="0"/>
              <w:spacing w:after="40" w:before="40" w:line="252" w:lineRule="auto"/>
              <w:jc w:val="center"/>
            </w:pPr>
            <w:r>
              <w:rPr>
                <w:rFonts w:ascii="Calibri" w:hAnsi="Calibri"/>
                <w:b w:val="0"/>
                <w:color w:val="000000"/>
                <w:sz w:val="18"/>
              </w:rPr>
              <w:t>7</w:t>
            </w:r>
          </w:p>
        </w:tc>
        <w:tc>
          <w:tcPr>
            <w:tcW w:type="dxa" w:w="1440"/>
            <w:vAlign w:val="center"/>
            <w:shd w:fill="FFFFFF"/>
          </w:tcPr>
          <w:p>
            <w:pPr>
              <w:keepNext w:val="0"/>
              <w:keepLines w:val="0"/>
              <w:spacing w:after="40" w:before="40" w:line="252" w:lineRule="auto"/>
            </w:pPr>
            <w:r>
              <w:rPr>
                <w:rFonts w:ascii="Calibri" w:hAnsi="Calibri"/>
                <w:b w:val="0"/>
                <w:color w:val="000000"/>
                <w:sz w:val="18"/>
              </w:rPr>
              <w:t>Distributed ownership</w:t>
            </w:r>
          </w:p>
        </w:tc>
        <w:tc>
          <w:tcPr>
            <w:tcW w:type="dxa" w:w="2131"/>
            <w:vAlign w:val="center"/>
            <w:shd w:fill="FFFFFF"/>
          </w:tcPr>
          <w:p>
            <w:pPr>
              <w:keepNext w:val="0"/>
              <w:keepLines w:val="0"/>
              <w:spacing w:after="40" w:before="40" w:line="252" w:lineRule="auto"/>
            </w:pPr>
            <w:r>
              <w:rPr>
                <w:rFonts w:ascii="Calibri" w:hAnsi="Calibri"/>
                <w:b w:val="0"/>
                <w:color w:val="000000"/>
                <w:sz w:val="18"/>
              </w:rPr>
              <w:t>DIST-007–010</w:t>
            </w:r>
          </w:p>
        </w:tc>
        <w:tc>
          <w:tcPr>
            <w:tcW w:type="dxa" w:w="3715"/>
            <w:vAlign w:val="center"/>
            <w:shd w:fill="FFFFFF"/>
          </w:tcPr>
          <w:p>
            <w:pPr>
              <w:keepNext w:val="0"/>
              <w:keepLines w:val="0"/>
              <w:spacing w:after="40" w:before="40" w:line="252" w:lineRule="auto"/>
            </w:pPr>
            <w:r>
              <w:rPr>
                <w:rFonts w:ascii="Calibri" w:hAnsi="Calibri"/>
                <w:b w:val="0"/>
                <w:color w:val="000000"/>
                <w:sz w:val="18"/>
              </w:rPr>
              <w:t>Partition/fencing scenarios; target enforcement tests</w:t>
            </w:r>
          </w:p>
        </w:tc>
        <w:tc>
          <w:tcPr>
            <w:tcW w:type="dxa" w:w="2304"/>
            <w:vAlign w:val="center"/>
            <w:shd w:fill="FFFFFF"/>
          </w:tcPr>
          <w:p>
            <w:pPr>
              <w:keepNext w:val="0"/>
              <w:keepLines w:val="0"/>
              <w:spacing w:after="40" w:before="40" w:line="252" w:lineRule="auto"/>
            </w:pPr>
            <w:r>
              <w:rPr>
                <w:rFonts w:ascii="Calibri" w:hAnsi="Calibri"/>
                <w:b w:val="0"/>
                <w:color w:val="000000"/>
                <w:sz w:val="18"/>
              </w:rPr>
              <w:t>Contract now; test before workers</w:t>
            </w:r>
          </w:p>
        </w:tc>
      </w:tr>
      <w:tr>
        <w:trPr>
          <w:cantSplit/>
        </w:trPr>
        <w:tc>
          <w:tcPr>
            <w:tcW w:type="dxa" w:w="576"/>
            <w:vAlign w:val="center"/>
            <w:shd w:fill="F2F5F7"/>
          </w:tcPr>
          <w:p>
            <w:pPr>
              <w:keepNext w:val="0"/>
              <w:keepLines w:val="0"/>
              <w:spacing w:after="40" w:before="40" w:line="252" w:lineRule="auto"/>
              <w:jc w:val="center"/>
            </w:pPr>
            <w:r>
              <w:rPr>
                <w:rFonts w:ascii="Calibri" w:hAnsi="Calibri"/>
                <w:b w:val="0"/>
                <w:color w:val="000000"/>
                <w:sz w:val="18"/>
              </w:rPr>
              <w:t>8</w:t>
            </w:r>
          </w:p>
        </w:tc>
        <w:tc>
          <w:tcPr>
            <w:tcW w:type="dxa" w:w="1440"/>
            <w:vAlign w:val="center"/>
            <w:shd w:fill="F2F5F7"/>
          </w:tcPr>
          <w:p>
            <w:pPr>
              <w:keepNext w:val="0"/>
              <w:keepLines w:val="0"/>
              <w:spacing w:after="40" w:before="40" w:line="252" w:lineRule="auto"/>
            </w:pPr>
            <w:r>
              <w:rPr>
                <w:rFonts w:ascii="Calibri" w:hAnsi="Calibri"/>
                <w:b w:val="0"/>
                <w:color w:val="000000"/>
                <w:sz w:val="18"/>
              </w:rPr>
              <w:t>Resource races</w:t>
            </w:r>
          </w:p>
        </w:tc>
        <w:tc>
          <w:tcPr>
            <w:tcW w:type="dxa" w:w="2131"/>
            <w:vAlign w:val="center"/>
            <w:shd w:fill="F2F5F7"/>
          </w:tcPr>
          <w:p>
            <w:pPr>
              <w:keepNext w:val="0"/>
              <w:keepLines w:val="0"/>
              <w:spacing w:after="40" w:before="40" w:line="252" w:lineRule="auto"/>
            </w:pPr>
            <w:r>
              <w:rPr>
                <w:rFonts w:ascii="Calibri" w:hAnsi="Calibri"/>
                <w:b w:val="0"/>
                <w:color w:val="000000"/>
                <w:sz w:val="18"/>
              </w:rPr>
              <w:t>RES-008–011</w:t>
            </w:r>
          </w:p>
        </w:tc>
        <w:tc>
          <w:tcPr>
            <w:tcW w:type="dxa" w:w="3715"/>
            <w:vAlign w:val="center"/>
            <w:shd w:fill="F2F5F7"/>
          </w:tcPr>
          <w:p>
            <w:pPr>
              <w:keepNext w:val="0"/>
              <w:keepLines w:val="0"/>
              <w:spacing w:after="40" w:before="40" w:line="252" w:lineRule="auto"/>
            </w:pPr>
            <w:r>
              <w:rPr>
                <w:rFonts w:ascii="Calibri" w:hAnsi="Calibri"/>
                <w:b w:val="0"/>
                <w:color w:val="000000"/>
                <w:sz w:val="18"/>
              </w:rPr>
              <w:t>Concurrent loads, crash and external GPU pressure</w:t>
            </w:r>
          </w:p>
        </w:tc>
        <w:tc>
          <w:tcPr>
            <w:tcW w:type="dxa" w:w="2304"/>
            <w:vAlign w:val="center"/>
            <w:shd w:fill="F2F5F7"/>
          </w:tcPr>
          <w:p>
            <w:pPr>
              <w:keepNext w:val="0"/>
              <w:keepLines w:val="0"/>
              <w:spacing w:after="40" w:before="40" w:line="252" w:lineRule="auto"/>
            </w:pPr>
            <w:r>
              <w:rPr>
                <w:rFonts w:ascii="Calibri" w:hAnsi="Calibri"/>
                <w:b w:val="0"/>
                <w:color w:val="000000"/>
                <w:sz w:val="18"/>
              </w:rPr>
              <w:t>Before concurrent GPU work</w:t>
            </w:r>
          </w:p>
        </w:tc>
      </w:tr>
      <w:tr>
        <w:trPr>
          <w:cantSplit/>
        </w:trPr>
        <w:tc>
          <w:tcPr>
            <w:tcW w:type="dxa" w:w="576"/>
            <w:vAlign w:val="center"/>
            <w:shd w:fill="FFFFFF"/>
          </w:tcPr>
          <w:p>
            <w:pPr>
              <w:keepNext w:val="0"/>
              <w:keepLines w:val="0"/>
              <w:spacing w:after="40" w:before="40" w:line="252" w:lineRule="auto"/>
              <w:jc w:val="center"/>
            </w:pPr>
            <w:r>
              <w:rPr>
                <w:rFonts w:ascii="Calibri" w:hAnsi="Calibri"/>
                <w:b w:val="0"/>
                <w:color w:val="000000"/>
                <w:sz w:val="18"/>
              </w:rPr>
              <w:t>9</w:t>
            </w:r>
          </w:p>
        </w:tc>
        <w:tc>
          <w:tcPr>
            <w:tcW w:type="dxa" w:w="1440"/>
            <w:vAlign w:val="center"/>
            <w:shd w:fill="FFFFFF"/>
          </w:tcPr>
          <w:p>
            <w:pPr>
              <w:keepNext w:val="0"/>
              <w:keepLines w:val="0"/>
              <w:spacing w:after="40" w:before="40" w:line="252" w:lineRule="auto"/>
            </w:pPr>
            <w:r>
              <w:rPr>
                <w:rFonts w:ascii="Calibri" w:hAnsi="Calibri"/>
                <w:b w:val="0"/>
                <w:color w:val="000000"/>
                <w:sz w:val="18"/>
              </w:rPr>
              <w:t>Client security</w:t>
            </w:r>
          </w:p>
        </w:tc>
        <w:tc>
          <w:tcPr>
            <w:tcW w:type="dxa" w:w="2131"/>
            <w:vAlign w:val="center"/>
            <w:shd w:fill="FFFFFF"/>
          </w:tcPr>
          <w:p>
            <w:pPr>
              <w:keepNext w:val="0"/>
              <w:keepLines w:val="0"/>
              <w:spacing w:after="40" w:before="40" w:line="252" w:lineRule="auto"/>
            </w:pPr>
            <w:r>
              <w:rPr>
                <w:rFonts w:ascii="Calibri" w:hAnsi="Calibri"/>
                <w:b w:val="0"/>
                <w:color w:val="000000"/>
                <w:sz w:val="18"/>
              </w:rPr>
              <w:t>GUI-008–014</w:t>
            </w:r>
          </w:p>
        </w:tc>
        <w:tc>
          <w:tcPr>
            <w:tcW w:type="dxa" w:w="3715"/>
            <w:vAlign w:val="center"/>
            <w:shd w:fill="FFFFFF"/>
          </w:tcPr>
          <w:p>
            <w:pPr>
              <w:keepNext w:val="0"/>
              <w:keepLines w:val="0"/>
              <w:spacing w:after="40" w:before="40" w:line="252" w:lineRule="auto"/>
            </w:pPr>
            <w:r>
              <w:rPr>
                <w:rFonts w:ascii="Calibri" w:hAnsi="Calibri"/>
                <w:b w:val="0"/>
                <w:color w:val="000000"/>
                <w:sz w:val="18"/>
              </w:rPr>
              <w:t>Pairing, origin, session, replay and scope tests; Pairing-versus-user-authentication tests</w:t>
            </w:r>
          </w:p>
        </w:tc>
        <w:tc>
          <w:tcPr>
            <w:tcW w:type="dxa" w:w="2304"/>
            <w:vAlign w:val="center"/>
            <w:shd w:fill="FFFFFF"/>
          </w:tcPr>
          <w:p>
            <w:pPr>
              <w:keepNext w:val="0"/>
              <w:keepLines w:val="0"/>
              <w:spacing w:after="40" w:before="40" w:line="252" w:lineRule="auto"/>
            </w:pPr>
            <w:r>
              <w:rPr>
                <w:rFonts w:ascii="Calibri" w:hAnsi="Calibri"/>
                <w:b w:val="0"/>
                <w:color w:val="000000"/>
                <w:sz w:val="18"/>
              </w:rPr>
              <w:t>Before gateway release</w:t>
            </w:r>
          </w:p>
        </w:tc>
      </w:tr>
      <w:tr>
        <w:trPr>
          <w:cantSplit/>
        </w:trPr>
        <w:tc>
          <w:tcPr>
            <w:tcW w:type="dxa" w:w="576"/>
            <w:vAlign w:val="center"/>
            <w:shd w:fill="F2F5F7"/>
          </w:tcPr>
          <w:p>
            <w:pPr>
              <w:keepNext w:val="0"/>
              <w:keepLines w:val="0"/>
              <w:spacing w:after="40" w:before="40" w:line="252" w:lineRule="auto"/>
              <w:jc w:val="center"/>
            </w:pPr>
            <w:r>
              <w:rPr>
                <w:rFonts w:ascii="Calibri" w:hAnsi="Calibri"/>
                <w:b w:val="0"/>
                <w:color w:val="000000"/>
                <w:sz w:val="18"/>
              </w:rPr>
              <w:t>10</w:t>
            </w:r>
          </w:p>
        </w:tc>
        <w:tc>
          <w:tcPr>
            <w:tcW w:type="dxa" w:w="1440"/>
            <w:vAlign w:val="center"/>
            <w:shd w:fill="F2F5F7"/>
          </w:tcPr>
          <w:p>
            <w:pPr>
              <w:keepNext w:val="0"/>
              <w:keepLines w:val="0"/>
              <w:spacing w:after="40" w:before="40" w:line="252" w:lineRule="auto"/>
            </w:pPr>
            <w:r>
              <w:rPr>
                <w:rFonts w:ascii="Calibri" w:hAnsi="Calibri"/>
                <w:b w:val="0"/>
                <w:color w:val="000000"/>
                <w:sz w:val="18"/>
              </w:rPr>
              <w:t>Audit/privacy</w:t>
            </w:r>
          </w:p>
        </w:tc>
        <w:tc>
          <w:tcPr>
            <w:tcW w:type="dxa" w:w="2131"/>
            <w:vAlign w:val="center"/>
            <w:shd w:fill="F2F5F7"/>
          </w:tcPr>
          <w:p>
            <w:pPr>
              <w:keepNext w:val="0"/>
              <w:keepLines w:val="0"/>
              <w:spacing w:after="40" w:before="40" w:line="252" w:lineRule="auto"/>
            </w:pPr>
            <w:r>
              <w:rPr>
                <w:rFonts w:ascii="Calibri" w:hAnsi="Calibri"/>
                <w:b w:val="0"/>
                <w:color w:val="000000"/>
                <w:sz w:val="18"/>
              </w:rPr>
              <w:t>OBS-006–008</w:t>
            </w:r>
          </w:p>
        </w:tc>
        <w:tc>
          <w:tcPr>
            <w:tcW w:type="dxa" w:w="3715"/>
            <w:vAlign w:val="center"/>
            <w:shd w:fill="F2F5F7"/>
          </w:tcPr>
          <w:p>
            <w:pPr>
              <w:keepNext w:val="0"/>
              <w:keepLines w:val="0"/>
              <w:spacing w:after="40" w:before="40" w:line="252" w:lineRule="auto"/>
            </w:pPr>
            <w:r>
              <w:rPr>
                <w:rFonts w:ascii="Calibri" w:hAnsi="Calibri"/>
                <w:b w:val="0"/>
                <w:color w:val="000000"/>
                <w:sz w:val="18"/>
              </w:rPr>
              <w:t>Full disk, crash and payload-redaction tests</w:t>
            </w:r>
          </w:p>
        </w:tc>
        <w:tc>
          <w:tcPr>
            <w:tcW w:type="dxa" w:w="2304"/>
            <w:vAlign w:val="center"/>
            <w:shd w:fill="F2F5F7"/>
          </w:tcPr>
          <w:p>
            <w:pPr>
              <w:keepNext w:val="0"/>
              <w:keepLines w:val="0"/>
              <w:spacing w:after="40" w:before="40" w:line="252" w:lineRule="auto"/>
            </w:pPr>
            <w:r>
              <w:rPr>
                <w:rFonts w:ascii="Calibri" w:hAnsi="Calibri"/>
                <w:b w:val="0"/>
                <w:color w:val="000000"/>
                <w:sz w:val="18"/>
              </w:rPr>
              <w:t>Before consequential actions</w:t>
            </w:r>
          </w:p>
        </w:tc>
      </w:tr>
      <w:tr>
        <w:trPr>
          <w:cantSplit/>
        </w:trPr>
        <w:tc>
          <w:tcPr>
            <w:tcW w:type="dxa" w:w="576"/>
            <w:vAlign w:val="center"/>
            <w:shd w:fill="FFFFFF"/>
          </w:tcPr>
          <w:p>
            <w:pPr>
              <w:keepNext w:val="0"/>
              <w:keepLines w:val="0"/>
              <w:spacing w:after="40" w:before="40" w:line="252" w:lineRule="auto"/>
              <w:jc w:val="center"/>
            </w:pPr>
            <w:r>
              <w:rPr>
                <w:rFonts w:ascii="Calibri" w:hAnsi="Calibri"/>
                <w:b w:val="0"/>
                <w:color w:val="000000"/>
                <w:sz w:val="18"/>
              </w:rPr>
              <w:t>11</w:t>
            </w:r>
          </w:p>
        </w:tc>
        <w:tc>
          <w:tcPr>
            <w:tcW w:type="dxa" w:w="1440"/>
            <w:vAlign w:val="center"/>
            <w:shd w:fill="FFFFFF"/>
          </w:tcPr>
          <w:p>
            <w:pPr>
              <w:keepNext w:val="0"/>
              <w:keepLines w:val="0"/>
              <w:spacing w:after="40" w:before="40" w:line="252" w:lineRule="auto"/>
            </w:pPr>
            <w:r>
              <w:rPr>
                <w:rFonts w:ascii="Calibri" w:hAnsi="Calibri"/>
                <w:b w:val="0"/>
                <w:color w:val="000000"/>
                <w:sz w:val="18"/>
              </w:rPr>
              <w:t>Replaceability/versioning</w:t>
            </w:r>
          </w:p>
        </w:tc>
        <w:tc>
          <w:tcPr>
            <w:tcW w:type="dxa" w:w="2131"/>
            <w:vAlign w:val="center"/>
            <w:shd w:fill="FFFFFF"/>
          </w:tcPr>
          <w:p>
            <w:pPr>
              <w:keepNext w:val="0"/>
              <w:keepLines w:val="0"/>
              <w:spacing w:after="40" w:before="40" w:line="252" w:lineRule="auto"/>
            </w:pPr>
            <w:r>
              <w:rPr>
                <w:rFonts w:ascii="Calibri" w:hAnsi="Calibri"/>
                <w:b w:val="0"/>
                <w:color w:val="000000"/>
                <w:sz w:val="18"/>
              </w:rPr>
              <w:t>PROV-008; GUI-012–013; section 24 schema-completeness paragraph</w:t>
            </w:r>
          </w:p>
        </w:tc>
        <w:tc>
          <w:tcPr>
            <w:tcW w:type="dxa" w:w="3715"/>
            <w:vAlign w:val="center"/>
            <w:shd w:fill="FFFFFF"/>
          </w:tcPr>
          <w:p>
            <w:pPr>
              <w:keepNext w:val="0"/>
              <w:keepLines w:val="0"/>
              <w:spacing w:after="40" w:before="40" w:line="252" w:lineRule="auto"/>
            </w:pPr>
            <w:r>
              <w:rPr>
                <w:rFonts w:ascii="Calibri" w:hAnsi="Calibri"/>
                <w:b w:val="0"/>
                <w:color w:val="000000"/>
                <w:sz w:val="18"/>
              </w:rPr>
              <w:t>Second-provider and compatibility suite; Preserved provider discovery and agent-control conformance</w:t>
            </w:r>
          </w:p>
        </w:tc>
        <w:tc>
          <w:tcPr>
            <w:tcW w:type="dxa" w:w="2304"/>
            <w:vAlign w:val="center"/>
            <w:shd w:fill="FFFFFF"/>
          </w:tcPr>
          <w:p>
            <w:pPr>
              <w:keepNext w:val="0"/>
              <w:keepLines w:val="0"/>
              <w:spacing w:after="40" w:before="40" w:line="252" w:lineRule="auto"/>
            </w:pPr>
            <w:r>
              <w:rPr>
                <w:rFonts w:ascii="Calibri" w:hAnsi="Calibri"/>
                <w:b w:val="0"/>
                <w:color w:val="000000"/>
                <w:sz w:val="18"/>
              </w:rPr>
              <w:t>Before SDK/schema freeze</w:t>
            </w:r>
          </w:p>
        </w:tc>
      </w:tr>
      <w:tr>
        <w:trPr>
          <w:cantSplit/>
        </w:trPr>
        <w:tc>
          <w:tcPr>
            <w:tcW w:type="dxa" w:w="576"/>
            <w:vAlign w:val="center"/>
            <w:shd w:fill="F2F5F7"/>
          </w:tcPr>
          <w:p>
            <w:pPr>
              <w:keepNext w:val="0"/>
              <w:keepLines w:val="0"/>
              <w:spacing w:after="40" w:before="40" w:line="252" w:lineRule="auto"/>
              <w:jc w:val="center"/>
            </w:pPr>
            <w:r>
              <w:rPr>
                <w:rFonts w:ascii="Calibri" w:hAnsi="Calibri"/>
                <w:b w:val="0"/>
                <w:color w:val="000000"/>
                <w:sz w:val="18"/>
              </w:rPr>
              <w:t>12</w:t>
            </w:r>
          </w:p>
        </w:tc>
        <w:tc>
          <w:tcPr>
            <w:tcW w:type="dxa" w:w="1440"/>
            <w:vAlign w:val="center"/>
            <w:shd w:fill="F2F5F7"/>
          </w:tcPr>
          <w:p>
            <w:pPr>
              <w:keepNext w:val="0"/>
              <w:keepLines w:val="0"/>
              <w:spacing w:after="40" w:before="40" w:line="252" w:lineRule="auto"/>
            </w:pPr>
            <w:r>
              <w:rPr>
                <w:rFonts w:ascii="Calibri" w:hAnsi="Calibri"/>
                <w:b w:val="0"/>
                <w:color w:val="000000"/>
                <w:sz w:val="18"/>
              </w:rPr>
              <w:t>Lifecycle/dependencies</w:t>
            </w:r>
          </w:p>
        </w:tc>
        <w:tc>
          <w:tcPr>
            <w:tcW w:type="dxa" w:w="2131"/>
            <w:vAlign w:val="center"/>
            <w:shd w:fill="F2F5F7"/>
          </w:tcPr>
          <w:p>
            <w:pPr>
              <w:keepNext w:val="0"/>
              <w:keepLines w:val="0"/>
              <w:spacing w:after="40" w:before="40" w:line="252" w:lineRule="auto"/>
            </w:pPr>
            <w:r>
              <w:rPr>
                <w:rFonts w:ascii="Calibri" w:hAnsi="Calibri"/>
                <w:b w:val="0"/>
                <w:color w:val="000000"/>
                <w:sz w:val="18"/>
              </w:rPr>
              <w:t>ARCH-002; PROV-005–007</w:t>
            </w:r>
          </w:p>
        </w:tc>
        <w:tc>
          <w:tcPr>
            <w:tcW w:type="dxa" w:w="3715"/>
            <w:vAlign w:val="center"/>
            <w:shd w:fill="F2F5F7"/>
          </w:tcPr>
          <w:p>
            <w:pPr>
              <w:keepNext w:val="0"/>
              <w:keepLines w:val="0"/>
              <w:spacing w:after="40" w:before="40" w:line="252" w:lineRule="auto"/>
            </w:pPr>
            <w:r>
              <w:rPr>
                <w:rFonts w:ascii="Calibri" w:hAnsi="Calibri"/>
                <w:b w:val="0"/>
                <w:color w:val="000000"/>
                <w:sz w:val="18"/>
              </w:rPr>
              <w:t>Dependency loss and lifecycle-race tests</w:t>
            </w:r>
          </w:p>
        </w:tc>
        <w:tc>
          <w:tcPr>
            <w:tcW w:type="dxa" w:w="2304"/>
            <w:vAlign w:val="center"/>
            <w:shd w:fill="F2F5F7"/>
          </w:tcPr>
          <w:p>
            <w:pPr>
              <w:keepNext w:val="0"/>
              <w:keepLines w:val="0"/>
              <w:spacing w:after="40" w:before="40" w:line="252" w:lineRule="auto"/>
            </w:pPr>
            <w:r>
              <w:rPr>
                <w:rFonts w:ascii="Calibri" w:hAnsi="Calibri"/>
                <w:b w:val="0"/>
                <w:color w:val="000000"/>
                <w:sz w:val="18"/>
              </w:rPr>
              <w:t>Before registry freeze</w:t>
            </w:r>
          </w:p>
        </w:tc>
      </w:tr>
      <w:tr>
        <w:trPr>
          <w:cantSplit/>
        </w:trPr>
        <w:tc>
          <w:tcPr>
            <w:tcW w:type="dxa" w:w="576"/>
            <w:vAlign w:val="center"/>
            <w:shd w:fill="FFFFFF"/>
          </w:tcPr>
          <w:p>
            <w:pPr>
              <w:keepNext w:val="0"/>
              <w:keepLines w:val="0"/>
              <w:spacing w:after="40" w:before="40" w:line="252" w:lineRule="auto"/>
              <w:jc w:val="center"/>
            </w:pPr>
            <w:r>
              <w:rPr>
                <w:rFonts w:ascii="Calibri" w:hAnsi="Calibri"/>
                <w:b w:val="0"/>
                <w:color w:val="000000"/>
                <w:sz w:val="18"/>
              </w:rPr>
              <w:t>13</w:t>
            </w:r>
          </w:p>
        </w:tc>
        <w:tc>
          <w:tcPr>
            <w:tcW w:type="dxa" w:w="1440"/>
            <w:vAlign w:val="center"/>
            <w:shd w:fill="FFFFFF"/>
          </w:tcPr>
          <w:p>
            <w:pPr>
              <w:keepNext w:val="0"/>
              <w:keepLines w:val="0"/>
              <w:spacing w:after="40" w:before="40" w:line="252" w:lineRule="auto"/>
            </w:pPr>
            <w:r>
              <w:rPr>
                <w:rFonts w:ascii="Calibri" w:hAnsi="Calibri"/>
                <w:b w:val="0"/>
                <w:color w:val="000000"/>
                <w:sz w:val="18"/>
              </w:rPr>
              <w:t>Persistence/recovery</w:t>
            </w:r>
          </w:p>
        </w:tc>
        <w:tc>
          <w:tcPr>
            <w:tcW w:type="dxa" w:w="2131"/>
            <w:vAlign w:val="center"/>
            <w:shd w:fill="FFFFFF"/>
          </w:tcPr>
          <w:p>
            <w:pPr>
              <w:keepNext w:val="0"/>
              <w:keepLines w:val="0"/>
              <w:spacing w:after="40" w:before="40" w:line="252" w:lineRule="auto"/>
            </w:pPr>
            <w:r>
              <w:rPr>
                <w:rFonts w:ascii="Calibri" w:hAnsi="Calibri"/>
                <w:b w:val="0"/>
                <w:color w:val="000000"/>
                <w:sz w:val="18"/>
              </w:rPr>
              <w:t>OPS-007–011, OPS-013; TEST-011</w:t>
            </w:r>
          </w:p>
        </w:tc>
        <w:tc>
          <w:tcPr>
            <w:tcW w:type="dxa" w:w="3715"/>
            <w:vAlign w:val="center"/>
            <w:shd w:fill="FFFFFF"/>
          </w:tcPr>
          <w:p>
            <w:pPr>
              <w:keepNext w:val="0"/>
              <w:keepLines w:val="0"/>
              <w:spacing w:after="40" w:before="40" w:line="252" w:lineRule="auto"/>
            </w:pPr>
            <w:r>
              <w:rPr>
                <w:rFonts w:ascii="Calibri" w:hAnsi="Calibri"/>
                <w:b w:val="0"/>
                <w:color w:val="000000"/>
                <w:sz w:val="18"/>
              </w:rPr>
              <w:t>Crash consistency, migration and timed restore; Restore from state older than external effects and revocations</w:t>
            </w:r>
          </w:p>
        </w:tc>
        <w:tc>
          <w:tcPr>
            <w:tcW w:type="dxa" w:w="2304"/>
            <w:vAlign w:val="center"/>
            <w:shd w:fill="FFFFFF"/>
          </w:tcPr>
          <w:p>
            <w:pPr>
              <w:keepNext w:val="0"/>
              <w:keepLines w:val="0"/>
              <w:spacing w:after="40" w:before="40" w:line="252" w:lineRule="auto"/>
            </w:pPr>
            <w:r>
              <w:rPr>
                <w:rFonts w:ascii="Calibri" w:hAnsi="Calibri"/>
                <w:b w:val="0"/>
                <w:color w:val="000000"/>
                <w:sz w:val="18"/>
              </w:rPr>
              <w:t>Before persistence release</w:t>
            </w:r>
          </w:p>
        </w:tc>
      </w:tr>
      <w:tr>
        <w:trPr>
          <w:cantSplit/>
        </w:trPr>
        <w:tc>
          <w:tcPr>
            <w:tcW w:type="dxa" w:w="576"/>
            <w:vAlign w:val="center"/>
            <w:shd w:fill="F2F5F7"/>
          </w:tcPr>
          <w:p>
            <w:pPr>
              <w:keepNext w:val="0"/>
              <w:keepLines w:val="0"/>
              <w:spacing w:after="40" w:before="40" w:line="252" w:lineRule="auto"/>
              <w:jc w:val="center"/>
            </w:pPr>
            <w:r>
              <w:rPr>
                <w:rFonts w:ascii="Calibri" w:hAnsi="Calibri"/>
                <w:b w:val="0"/>
                <w:color w:val="000000"/>
                <w:sz w:val="18"/>
              </w:rPr>
              <w:t>14</w:t>
            </w:r>
          </w:p>
        </w:tc>
        <w:tc>
          <w:tcPr>
            <w:tcW w:type="dxa" w:w="1440"/>
            <w:vAlign w:val="center"/>
            <w:shd w:fill="F2F5F7"/>
          </w:tcPr>
          <w:p>
            <w:pPr>
              <w:keepNext w:val="0"/>
              <w:keepLines w:val="0"/>
              <w:spacing w:after="40" w:before="40" w:line="252" w:lineRule="auto"/>
            </w:pPr>
            <w:r>
              <w:rPr>
                <w:rFonts w:ascii="Calibri" w:hAnsi="Calibri"/>
                <w:b w:val="0"/>
                <w:color w:val="000000"/>
                <w:sz w:val="18"/>
              </w:rPr>
              <w:t>Deletion/zeroization</w:t>
            </w:r>
          </w:p>
        </w:tc>
        <w:tc>
          <w:tcPr>
            <w:tcW w:type="dxa" w:w="2131"/>
            <w:vAlign w:val="center"/>
            <w:shd w:fill="F2F5F7"/>
          </w:tcPr>
          <w:p>
            <w:pPr>
              <w:keepNext w:val="0"/>
              <w:keepLines w:val="0"/>
              <w:spacing w:after="40" w:before="40" w:line="252" w:lineRule="auto"/>
            </w:pPr>
            <w:r>
              <w:rPr>
                <w:rFonts w:ascii="Calibri" w:hAnsi="Calibri"/>
                <w:b w:val="0"/>
                <w:color w:val="000000"/>
                <w:sz w:val="18"/>
              </w:rPr>
              <w:t>SEC-038–039; MEM-008–009; OPS-012–013; TEST-011</w:t>
            </w:r>
          </w:p>
        </w:tc>
        <w:tc>
          <w:tcPr>
            <w:tcW w:type="dxa" w:w="3715"/>
            <w:vAlign w:val="center"/>
            <w:shd w:fill="F2F5F7"/>
          </w:tcPr>
          <w:p>
            <w:pPr>
              <w:keepNext w:val="0"/>
              <w:keepLines w:val="0"/>
              <w:spacing w:after="40" w:before="40" w:line="252" w:lineRule="auto"/>
            </w:pPr>
            <w:r>
              <w:rPr>
                <w:rFonts w:ascii="Calibri" w:hAnsi="Calibri"/>
                <w:b w:val="0"/>
                <w:color w:val="000000"/>
                <w:sz w:val="18"/>
              </w:rPr>
              <w:t>Derivative purge and restore tombstone tests; Current deletion-ledger recovery or quarantine</w:t>
            </w:r>
          </w:p>
        </w:tc>
        <w:tc>
          <w:tcPr>
            <w:tcW w:type="dxa" w:w="2304"/>
            <w:vAlign w:val="center"/>
            <w:shd w:fill="F2F5F7"/>
          </w:tcPr>
          <w:p>
            <w:pPr>
              <w:keepNext w:val="0"/>
              <w:keepLines w:val="0"/>
              <w:spacing w:after="40" w:before="40" w:line="252" w:lineRule="auto"/>
            </w:pPr>
            <w:r>
              <w:rPr>
                <w:rFonts w:ascii="Calibri" w:hAnsi="Calibri"/>
                <w:b w:val="0"/>
                <w:color w:val="000000"/>
                <w:sz w:val="18"/>
              </w:rPr>
              <w:t>Before deletion features</w:t>
            </w:r>
          </w:p>
        </w:tc>
      </w:tr>
      <w:tr>
        <w:trPr>
          <w:cantSplit/>
        </w:trPr>
        <w:tc>
          <w:tcPr>
            <w:tcW w:type="dxa" w:w="576"/>
            <w:vAlign w:val="center"/>
            <w:shd w:fill="FFFFFF"/>
          </w:tcPr>
          <w:p>
            <w:pPr>
              <w:keepNext w:val="0"/>
              <w:keepLines w:val="0"/>
              <w:spacing w:after="40" w:before="40" w:line="252" w:lineRule="auto"/>
              <w:jc w:val="center"/>
            </w:pPr>
            <w:r>
              <w:rPr>
                <w:rFonts w:ascii="Calibri" w:hAnsi="Calibri"/>
                <w:b w:val="0"/>
                <w:color w:val="000000"/>
                <w:sz w:val="18"/>
              </w:rPr>
              <w:t>15</w:t>
            </w:r>
          </w:p>
        </w:tc>
        <w:tc>
          <w:tcPr>
            <w:tcW w:type="dxa" w:w="1440"/>
            <w:vAlign w:val="center"/>
            <w:shd w:fill="FFFFFF"/>
          </w:tcPr>
          <w:p>
            <w:pPr>
              <w:keepNext w:val="0"/>
              <w:keepLines w:val="0"/>
              <w:spacing w:after="40" w:before="40" w:line="252" w:lineRule="auto"/>
            </w:pPr>
            <w:r>
              <w:rPr>
                <w:rFonts w:ascii="Calibri" w:hAnsi="Calibri"/>
                <w:b w:val="0"/>
                <w:color w:val="000000"/>
                <w:sz w:val="18"/>
              </w:rPr>
              <w:t>Physical safety</w:t>
            </w:r>
          </w:p>
        </w:tc>
        <w:tc>
          <w:tcPr>
            <w:tcW w:type="dxa" w:w="2131"/>
            <w:vAlign w:val="center"/>
            <w:shd w:fill="FFFFFF"/>
          </w:tcPr>
          <w:p>
            <w:pPr>
              <w:keepNext w:val="0"/>
              <w:keepLines w:val="0"/>
              <w:spacing w:after="40" w:before="40" w:line="252" w:lineRule="auto"/>
            </w:pPr>
            <w:r>
              <w:rPr>
                <w:rFonts w:ascii="Calibri" w:hAnsi="Calibri"/>
                <w:b w:val="0"/>
                <w:color w:val="000000"/>
                <w:sz w:val="18"/>
              </w:rPr>
              <w:t>PHY-006–007</w:t>
            </w:r>
          </w:p>
        </w:tc>
        <w:tc>
          <w:tcPr>
            <w:tcW w:type="dxa" w:w="3715"/>
            <w:vAlign w:val="center"/>
            <w:shd w:fill="FFFFFF"/>
          </w:tcPr>
          <w:p>
            <w:pPr>
              <w:keepNext w:val="0"/>
              <w:keepLines w:val="0"/>
              <w:spacing w:after="40" w:before="40" w:line="252" w:lineRule="auto"/>
            </w:pPr>
            <w:r>
              <w:rPr>
                <w:rFonts w:ascii="Calibri" w:hAnsi="Calibri"/>
                <w:b w:val="0"/>
                <w:color w:val="000000"/>
                <w:sz w:val="18"/>
              </w:rPr>
              <w:t>Independent interlock and stop verification</w:t>
            </w:r>
          </w:p>
        </w:tc>
        <w:tc>
          <w:tcPr>
            <w:tcW w:type="dxa" w:w="2304"/>
            <w:vAlign w:val="center"/>
            <w:shd w:fill="FFFFFF"/>
          </w:tcPr>
          <w:p>
            <w:pPr>
              <w:keepNext w:val="0"/>
              <w:keepLines w:val="0"/>
              <w:spacing w:after="40" w:before="40" w:line="252" w:lineRule="auto"/>
            </w:pPr>
            <w:r>
              <w:rPr>
                <w:rFonts w:ascii="Calibri" w:hAnsi="Calibri"/>
                <w:b w:val="0"/>
                <w:color w:val="000000"/>
                <w:sz w:val="18"/>
              </w:rPr>
              <w:t>Deferred; before actuation</w:t>
            </w:r>
          </w:p>
        </w:tc>
      </w:tr>
      <w:tr>
        <w:trPr>
          <w:cantSplit/>
        </w:trPr>
        <w:tc>
          <w:tcPr>
            <w:tcW w:type="dxa" w:w="576"/>
            <w:vAlign w:val="center"/>
            <w:shd w:fill="F2F5F7"/>
          </w:tcPr>
          <w:p>
            <w:pPr>
              <w:keepNext w:val="0"/>
              <w:keepLines w:val="0"/>
              <w:spacing w:after="40" w:before="40" w:line="252" w:lineRule="auto"/>
              <w:jc w:val="center"/>
            </w:pPr>
            <w:r>
              <w:rPr>
                <w:rFonts w:ascii="Calibri" w:hAnsi="Calibri"/>
                <w:b w:val="0"/>
                <w:color w:val="000000"/>
                <w:sz w:val="18"/>
              </w:rPr>
              <w:t>16</w:t>
            </w:r>
          </w:p>
        </w:tc>
        <w:tc>
          <w:tcPr>
            <w:tcW w:type="dxa" w:w="1440"/>
            <w:vAlign w:val="center"/>
            <w:shd w:fill="F2F5F7"/>
          </w:tcPr>
          <w:p>
            <w:pPr>
              <w:keepNext w:val="0"/>
              <w:keepLines w:val="0"/>
              <w:spacing w:after="40" w:before="40" w:line="252" w:lineRule="auto"/>
            </w:pPr>
            <w:r>
              <w:rPr>
                <w:rFonts w:ascii="Calibri" w:hAnsi="Calibri"/>
                <w:b w:val="0"/>
                <w:color w:val="000000"/>
                <w:sz w:val="18"/>
              </w:rPr>
              <w:t>Supply chain/licenses</w:t>
            </w:r>
          </w:p>
        </w:tc>
        <w:tc>
          <w:tcPr>
            <w:tcW w:type="dxa" w:w="2131"/>
            <w:vAlign w:val="center"/>
            <w:shd w:fill="F2F5F7"/>
          </w:tcPr>
          <w:p>
            <w:pPr>
              <w:keepNext w:val="0"/>
              <w:keepLines w:val="0"/>
              <w:spacing w:after="40" w:before="40" w:line="252" w:lineRule="auto"/>
            </w:pPr>
            <w:r>
              <w:rPr>
                <w:rFonts w:ascii="Calibri" w:hAnsi="Calibri"/>
                <w:b w:val="0"/>
                <w:color w:val="000000"/>
                <w:sz w:val="18"/>
              </w:rPr>
              <w:t>EXT-006–007; LIC-006–007</w:t>
            </w:r>
          </w:p>
        </w:tc>
        <w:tc>
          <w:tcPr>
            <w:tcW w:type="dxa" w:w="3715"/>
            <w:vAlign w:val="center"/>
            <w:shd w:fill="F2F5F7"/>
          </w:tcPr>
          <w:p>
            <w:pPr>
              <w:keepNext w:val="0"/>
              <w:keepLines w:val="0"/>
              <w:spacing w:after="40" w:before="40" w:line="252" w:lineRule="auto"/>
            </w:pPr>
            <w:r>
              <w:rPr>
                <w:rFonts w:ascii="Calibri" w:hAnsi="Calibri"/>
                <w:b w:val="0"/>
                <w:color w:val="000000"/>
                <w:sz w:val="18"/>
              </w:rPr>
              <w:t>Exact artifact review, revoked signer/update tests</w:t>
            </w:r>
          </w:p>
        </w:tc>
        <w:tc>
          <w:tcPr>
            <w:tcW w:type="dxa" w:w="2304"/>
            <w:vAlign w:val="center"/>
            <w:shd w:fill="F2F5F7"/>
          </w:tcPr>
          <w:p>
            <w:pPr>
              <w:keepNext w:val="0"/>
              <w:keepLines w:val="0"/>
              <w:spacing w:after="40" w:before="40" w:line="252" w:lineRule="auto"/>
            </w:pPr>
            <w:r>
              <w:rPr>
                <w:rFonts w:ascii="Calibri" w:hAnsi="Calibri"/>
                <w:b w:val="0"/>
                <w:color w:val="000000"/>
                <w:sz w:val="18"/>
              </w:rPr>
              <w:t>Before component activation</w:t>
            </w:r>
          </w:p>
        </w:tc>
      </w:tr>
      <w:tr>
        <w:trPr>
          <w:cantSplit/>
        </w:trPr>
        <w:tc>
          <w:tcPr>
            <w:tcW w:type="dxa" w:w="576"/>
            <w:vAlign w:val="center"/>
            <w:shd w:fill="FFFFFF"/>
          </w:tcPr>
          <w:p>
            <w:pPr>
              <w:keepNext w:val="0"/>
              <w:keepLines w:val="0"/>
              <w:spacing w:after="40" w:before="40" w:line="252" w:lineRule="auto"/>
              <w:jc w:val="center"/>
            </w:pPr>
            <w:r>
              <w:rPr>
                <w:rFonts w:ascii="Calibri" w:hAnsi="Calibri"/>
                <w:b w:val="0"/>
                <w:color w:val="000000"/>
                <w:sz w:val="18"/>
              </w:rPr>
              <w:t>17</w:t>
            </w:r>
          </w:p>
        </w:tc>
        <w:tc>
          <w:tcPr>
            <w:tcW w:type="dxa" w:w="1440"/>
            <w:vAlign w:val="center"/>
            <w:shd w:fill="FFFFFF"/>
          </w:tcPr>
          <w:p>
            <w:pPr>
              <w:keepNext w:val="0"/>
              <w:keepLines w:val="0"/>
              <w:spacing w:after="40" w:before="40" w:line="252" w:lineRule="auto"/>
            </w:pPr>
            <w:r>
              <w:rPr>
                <w:rFonts w:ascii="Calibri" w:hAnsi="Calibri"/>
                <w:b w:val="0"/>
                <w:color w:val="000000"/>
                <w:sz w:val="18"/>
              </w:rPr>
              <w:t>Budgets/testability</w:t>
            </w:r>
          </w:p>
        </w:tc>
        <w:tc>
          <w:tcPr>
            <w:tcW w:type="dxa" w:w="2131"/>
            <w:vAlign w:val="center"/>
            <w:shd w:fill="FFFFFF"/>
          </w:tcPr>
          <w:p>
            <w:pPr>
              <w:keepNext w:val="0"/>
              <w:keepLines w:val="0"/>
              <w:spacing w:after="40" w:before="40" w:line="252" w:lineRule="auto"/>
            </w:pPr>
            <w:r>
              <w:rPr>
                <w:rFonts w:ascii="Calibri" w:hAnsi="Calibri"/>
                <w:b w:val="0"/>
                <w:color w:val="000000"/>
                <w:sz w:val="18"/>
              </w:rPr>
              <w:t>USR-007; ESC-006; V1-002; section 25</w:t>
            </w:r>
          </w:p>
        </w:tc>
        <w:tc>
          <w:tcPr>
            <w:tcW w:type="dxa" w:w="3715"/>
            <w:vAlign w:val="center"/>
            <w:shd w:fill="FFFFFF"/>
          </w:tcPr>
          <w:p>
            <w:pPr>
              <w:keepNext w:val="0"/>
              <w:keepLines w:val="0"/>
              <w:spacing w:after="40" w:before="40" w:line="252" w:lineRule="auto"/>
            </w:pPr>
            <w:r>
              <w:rPr>
                <w:rFonts w:ascii="Calibri" w:hAnsi="Calibri"/>
                <w:b w:val="0"/>
                <w:color w:val="000000"/>
                <w:sz w:val="18"/>
              </w:rPr>
              <w:t>Budget exhaustion and concrete integration evidence</w:t>
            </w:r>
          </w:p>
        </w:tc>
        <w:tc>
          <w:tcPr>
            <w:tcW w:type="dxa" w:w="2304"/>
            <w:vAlign w:val="center"/>
            <w:shd w:fill="FFFFFF"/>
          </w:tcPr>
          <w:p>
            <w:pPr>
              <w:keepNext w:val="0"/>
              <w:keepLines w:val="0"/>
              <w:spacing w:after="40" w:before="40" w:line="252" w:lineRule="auto"/>
            </w:pPr>
            <w:r>
              <w:rPr>
                <w:rFonts w:ascii="Calibri" w:hAnsi="Calibri"/>
                <w:b w:val="0"/>
                <w:color w:val="000000"/>
                <w:sz w:val="18"/>
              </w:rPr>
              <w:t>Before alpha release</w:t>
            </w:r>
          </w:p>
        </w:tc>
      </w:tr>
      <w:tr>
        <w:trPr>
          <w:cantSplit/>
          <w:ins w:id="9115" w:author="Claude" w:date="2026-10-07T12:00:00Z"/>
        </w:trPr>
        <w:tc>
          <w:tcPr>
            <w:tcW w:type="dxa" w:w="576"/>
            <w:vAlign w:val="center"/>
            <w:shd w:fill="FFFFFF"/>
          </w:tcPr>
          <w:p>
            <w:pPr>
              <w:keepNext w:val="0"/>
              <w:keepLines w:val="0"/>
              <w:spacing w:after="40" w:before="40" w:line="252" w:lineRule="auto"/>
              <w:jc w:val="center"/>
              <w:rPr>
                <w:ins w:id="9105" w:author="Claude" w:date="2026-10-07T12:00:00Z"/>
              </w:rPr>
            </w:pPr>
            <w:ins w:id="9106" w:author="Claude" w:date="2026-10-07T12:00:00Z">
              <w:r>
                <w:rPr>
                  <w:rFonts w:ascii="Calibri" w:hAnsi="Calibri"/>
                  <w:b w:val="0"/>
                  <w:color w:val="000000"/>
                  <w:sz w:val="18"/>
                </w:rPr>
                <w:t xml:space="preserve">18</w:t>
              </w:r>
            </w:ins>
          </w:p>
        </w:tc>
        <w:tc>
          <w:tcPr>
            <w:tcW w:type="dxa" w:w="1440"/>
            <w:vAlign w:val="center"/>
            <w:shd w:fill="FFFFFF"/>
          </w:tcPr>
          <w:p>
            <w:pPr>
              <w:keepNext w:val="0"/>
              <w:keepLines w:val="0"/>
              <w:spacing w:after="40" w:before="40" w:line="252" w:lineRule="auto"/>
              <w:rPr>
                <w:ins w:id="9107" w:author="Claude" w:date="2026-10-07T12:00:00Z"/>
              </w:rPr>
            </w:pPr>
            <w:ins w:id="9108" w:author="Claude" w:date="2026-10-07T12:00:00Z">
              <w:r>
                <w:rPr>
                  <w:rFonts w:ascii="Calibri" w:hAnsi="Calibri"/>
                  <w:b w:val="0"/>
                  <w:color w:val="000000"/>
                  <w:sz w:val="18"/>
                </w:rPr>
                <w:t xml:space="preserve">Approvals</w:t>
              </w:r>
            </w:ins>
          </w:p>
        </w:tc>
        <w:tc>
          <w:tcPr>
            <w:tcW w:type="dxa" w:w="2131"/>
            <w:vAlign w:val="center"/>
            <w:shd w:fill="FFFFFF"/>
          </w:tcPr>
          <w:p>
            <w:pPr>
              <w:keepNext w:val="0"/>
              <w:keepLines w:val="0"/>
              <w:spacing w:after="40" w:before="40" w:line="252" w:lineRule="auto"/>
              <w:rPr>
                <w:ins w:id="9109" w:author="Claude" w:date="2026-10-07T12:00:00Z"/>
              </w:rPr>
            </w:pPr>
            <w:ins w:id="9110" w:author="Claude" w:date="2026-10-07T12:00:00Z">
              <w:r>
                <w:rPr>
                  <w:rFonts w:ascii="Calibri" w:hAnsi="Calibri"/>
                  <w:b w:val="0"/>
                  <w:color w:val="000000"/>
                  <w:sz w:val="18"/>
                </w:rPr>
                <w:t xml:space="preserve">NEW-A; CTX-002; GUI-003</w:t>
              </w:r>
            </w:ins>
          </w:p>
        </w:tc>
        <w:tc>
          <w:tcPr>
            <w:tcW w:type="dxa" w:w="3715"/>
            <w:vAlign w:val="center"/>
            <w:shd w:fill="FFFFFF"/>
          </w:tcPr>
          <w:p>
            <w:pPr>
              <w:keepNext w:val="0"/>
              <w:keepLines w:val="0"/>
              <w:spacing w:after="40" w:before="40" w:line="252" w:lineRule="auto"/>
              <w:rPr>
                <w:ins w:id="9111" w:author="Claude" w:date="2026-10-07T12:00:00Z"/>
              </w:rPr>
            </w:pPr>
            <w:ins w:id="9112" w:author="Claude" w:date="2026-10-07T12:00:00Z">
              <w:r>
                <w:rPr>
                  <w:rFonts w:ascii="Calibri" w:hAnsi="Calibri"/>
                  <w:b w:val="0"/>
                  <w:color w:val="000000"/>
                  <w:sz w:val="18"/>
                </w:rPr>
                <w:t xml:space="preserve">Approval spoofing, replay, scope and expiry tests</w:t>
              </w:r>
            </w:ins>
          </w:p>
        </w:tc>
        <w:tc>
          <w:tcPr>
            <w:tcW w:type="dxa" w:w="2304"/>
            <w:vAlign w:val="center"/>
            <w:shd w:fill="FFFFFF"/>
          </w:tcPr>
          <w:p>
            <w:pPr>
              <w:keepNext w:val="0"/>
              <w:keepLines w:val="0"/>
              <w:spacing w:after="40" w:before="40" w:line="252" w:lineRule="auto"/>
              <w:rPr>
                <w:ins w:id="9113" w:author="Claude" w:date="2026-10-07T12:00:00Z"/>
              </w:rPr>
            </w:pPr>
            <w:ins w:id="9114" w:author="Claude" w:date="2026-10-07T12:00:00Z">
              <w:r>
                <w:rPr>
                  <w:rFonts w:ascii="Calibri" w:hAnsi="Calibri"/>
                  <w:b w:val="0"/>
                  <w:color w:val="000000"/>
                  <w:sz w:val="18"/>
                </w:rPr>
                <w:t xml:space="preserve">Before broker dispatch</w:t>
              </w:r>
            </w:ins>
          </w:p>
        </w:tc>
      </w:tr>
      <w:tr>
        <w:trPr>
          <w:cantSplit/>
          <w:ins w:id="9126" w:author="Claude" w:date="2026-10-07T12:00:00Z"/>
        </w:trPr>
        <w:tc>
          <w:tcPr>
            <w:tcW w:type="dxa" w:w="576"/>
            <w:vAlign w:val="center"/>
            <w:shd w:fill="FFFFFF"/>
          </w:tcPr>
          <w:p>
            <w:pPr>
              <w:keepNext w:val="0"/>
              <w:keepLines w:val="0"/>
              <w:spacing w:after="40" w:before="40" w:line="252" w:lineRule="auto"/>
              <w:jc w:val="center"/>
              <w:rPr>
                <w:ins w:id="9116" w:author="Claude" w:date="2026-10-07T12:00:00Z"/>
              </w:rPr>
            </w:pPr>
            <w:ins w:id="9117" w:author="Claude" w:date="2026-10-07T12:00:00Z">
              <w:r>
                <w:rPr>
                  <w:rFonts w:ascii="Calibri" w:hAnsi="Calibri"/>
                  <w:b w:val="0"/>
                  <w:color w:val="000000"/>
                  <w:sz w:val="18"/>
                </w:rPr>
                <w:t xml:space="preserve">19</w:t>
              </w:r>
            </w:ins>
          </w:p>
        </w:tc>
        <w:tc>
          <w:tcPr>
            <w:tcW w:type="dxa" w:w="1440"/>
            <w:vAlign w:val="center"/>
            <w:shd w:fill="FFFFFF"/>
          </w:tcPr>
          <w:p>
            <w:pPr>
              <w:keepNext w:val="0"/>
              <w:keepLines w:val="0"/>
              <w:spacing w:after="40" w:before="40" w:line="252" w:lineRule="auto"/>
              <w:rPr>
                <w:ins w:id="9118" w:author="Claude" w:date="2026-10-07T12:00:00Z"/>
              </w:rPr>
            </w:pPr>
            <w:ins w:id="9119" w:author="Claude" w:date="2026-10-07T12:00:00Z">
              <w:r>
                <w:rPr>
                  <w:rFonts w:ascii="Calibri" w:hAnsi="Calibri"/>
                  <w:b w:val="0"/>
                  <w:color w:val="000000"/>
                  <w:sz w:val="18"/>
                </w:rPr>
                <w:t xml:space="preserve">Disclosure/egress</w:t>
              </w:r>
            </w:ins>
          </w:p>
        </w:tc>
        <w:tc>
          <w:tcPr>
            <w:tcW w:type="dxa" w:w="2131"/>
            <w:vAlign w:val="center"/>
            <w:shd w:fill="FFFFFF"/>
          </w:tcPr>
          <w:p>
            <w:pPr>
              <w:keepNext w:val="0"/>
              <w:keepLines w:val="0"/>
              <w:spacing w:after="40" w:before="40" w:line="252" w:lineRule="auto"/>
              <w:rPr>
                <w:ins w:id="9120" w:author="Claude" w:date="2026-10-07T12:00:00Z"/>
              </w:rPr>
            </w:pPr>
            <w:ins w:id="9121" w:author="Claude" w:date="2026-10-07T12:00:00Z">
              <w:r>
                <w:rPr>
                  <w:rFonts w:ascii="Calibri" w:hAnsi="Calibri"/>
                  <w:b w:val="0"/>
                  <w:color w:val="000000"/>
                  <w:sz w:val="18"/>
                </w:rPr>
                <w:t xml:space="preserve">NEW-B; NEW-H; CTX-001–002</w:t>
              </w:r>
            </w:ins>
          </w:p>
        </w:tc>
        <w:tc>
          <w:tcPr>
            <w:tcW w:type="dxa" w:w="3715"/>
            <w:vAlign w:val="center"/>
            <w:shd w:fill="FFFFFF"/>
          </w:tcPr>
          <w:p>
            <w:pPr>
              <w:keepNext w:val="0"/>
              <w:keepLines w:val="0"/>
              <w:spacing w:after="40" w:before="40" w:line="252" w:lineRule="auto"/>
              <w:rPr>
                <w:ins w:id="9122" w:author="Claude" w:date="2026-10-07T12:00:00Z"/>
              </w:rPr>
            </w:pPr>
            <w:ins w:id="9123" w:author="Claude" w:date="2026-10-07T12:00:00Z">
              <w:r>
                <w:rPr>
                  <w:rFonts w:ascii="Calibri" w:hAnsi="Calibri"/>
                  <w:b w:val="0"/>
                  <w:color w:val="000000"/>
                  <w:sz w:val="18"/>
                </w:rPr>
                <w:t xml:space="preserve">Exfiltration via URL, query, DNS, search and escalation after untrusted ingestion</w:t>
              </w:r>
            </w:ins>
          </w:p>
        </w:tc>
        <w:tc>
          <w:tcPr>
            <w:tcW w:type="dxa" w:w="2304"/>
            <w:vAlign w:val="center"/>
            <w:shd w:fill="FFFFFF"/>
          </w:tcPr>
          <w:p>
            <w:pPr>
              <w:keepNext w:val="0"/>
              <w:keepLines w:val="0"/>
              <w:spacing w:after="40" w:before="40" w:line="252" w:lineRule="auto"/>
              <w:rPr>
                <w:ins w:id="9124" w:author="Claude" w:date="2026-10-07T12:00:00Z"/>
              </w:rPr>
            </w:pPr>
            <w:ins w:id="9125" w:author="Claude" w:date="2026-10-07T12:00:00Z">
              <w:r>
                <w:rPr>
                  <w:rFonts w:ascii="Calibri" w:hAnsi="Calibri"/>
                  <w:b w:val="0"/>
                  <w:color w:val="000000"/>
                  <w:sz w:val="18"/>
                </w:rPr>
                <w:t xml:space="preserve">Before retrieval + tools</w:t>
              </w:r>
            </w:ins>
          </w:p>
        </w:tc>
      </w:tr>
      <w:tr>
        <w:trPr>
          <w:cantSplit/>
          <w:ins w:id="9137" w:author="Claude" w:date="2026-10-07T12:00:00Z"/>
        </w:trPr>
        <w:tc>
          <w:tcPr>
            <w:tcW w:type="dxa" w:w="576"/>
            <w:vAlign w:val="center"/>
            <w:shd w:fill="FFFFFF"/>
          </w:tcPr>
          <w:p>
            <w:pPr>
              <w:keepNext w:val="0"/>
              <w:keepLines w:val="0"/>
              <w:spacing w:after="40" w:before="40" w:line="252" w:lineRule="auto"/>
              <w:jc w:val="center"/>
              <w:rPr>
                <w:ins w:id="9127" w:author="Claude" w:date="2026-10-07T12:00:00Z"/>
              </w:rPr>
            </w:pPr>
            <w:ins w:id="9128" w:author="Claude" w:date="2026-10-07T12:00:00Z">
              <w:r>
                <w:rPr>
                  <w:rFonts w:ascii="Calibri" w:hAnsi="Calibri"/>
                  <w:b w:val="0"/>
                  <w:color w:val="000000"/>
                  <w:sz w:val="18"/>
                </w:rPr>
                <w:t xml:space="preserve">20</w:t>
              </w:r>
            </w:ins>
          </w:p>
        </w:tc>
        <w:tc>
          <w:tcPr>
            <w:tcW w:type="dxa" w:w="1440"/>
            <w:vAlign w:val="center"/>
            <w:shd w:fill="FFFFFF"/>
          </w:tcPr>
          <w:p>
            <w:pPr>
              <w:keepNext w:val="0"/>
              <w:keepLines w:val="0"/>
              <w:spacing w:after="40" w:before="40" w:line="252" w:lineRule="auto"/>
              <w:rPr>
                <w:ins w:id="9129" w:author="Claude" w:date="2026-10-07T12:00:00Z"/>
              </w:rPr>
            </w:pPr>
            <w:ins w:id="9130" w:author="Claude" w:date="2026-10-07T12:00:00Z">
              <w:r>
                <w:rPr>
                  <w:rFonts w:ascii="Calibri" w:hAnsi="Calibri"/>
                  <w:b w:val="0"/>
                  <w:color w:val="000000"/>
                  <w:sz w:val="18"/>
                </w:rPr>
                <w:t xml:space="preserve">Agent runtime containment</w:t>
              </w:r>
            </w:ins>
          </w:p>
        </w:tc>
        <w:tc>
          <w:tcPr>
            <w:tcW w:type="dxa" w:w="2131"/>
            <w:vAlign w:val="center"/>
            <w:shd w:fill="FFFFFF"/>
          </w:tcPr>
          <w:p>
            <w:pPr>
              <w:keepNext w:val="0"/>
              <w:keepLines w:val="0"/>
              <w:spacing w:after="40" w:before="40" w:line="252" w:lineRule="auto"/>
              <w:rPr>
                <w:ins w:id="9131" w:author="Claude" w:date="2026-10-07T12:00:00Z"/>
              </w:rPr>
            </w:pPr>
            <w:ins w:id="9132" w:author="Claude" w:date="2026-10-07T12:00:00Z">
              <w:r>
                <w:rPr>
                  <w:rFonts w:ascii="Calibri" w:hAnsi="Calibri"/>
                  <w:b w:val="0"/>
                  <w:color w:val="000000"/>
                  <w:sz w:val="18"/>
                </w:rPr>
                <w:t xml:space="preserve">NEW-C; ARCH-019; PROV-004</w:t>
              </w:r>
            </w:ins>
          </w:p>
        </w:tc>
        <w:tc>
          <w:tcPr>
            <w:tcW w:type="dxa" w:w="3715"/>
            <w:vAlign w:val="center"/>
            <w:shd w:fill="FFFFFF"/>
          </w:tcPr>
          <w:p>
            <w:pPr>
              <w:keepNext w:val="0"/>
              <w:keepLines w:val="0"/>
              <w:spacing w:after="40" w:before="40" w:line="252" w:lineRule="auto"/>
              <w:rPr>
                <w:ins w:id="9133" w:author="Claude" w:date="2026-10-07T12:00:00Z"/>
              </w:rPr>
            </w:pPr>
            <w:ins w:id="9134" w:author="Claude" w:date="2026-10-07T12:00:00Z">
              <w:r>
                <w:rPr>
                  <w:rFonts w:ascii="Calibri" w:hAnsi="Calibri"/>
                  <w:b w:val="0"/>
                  <w:color w:val="000000"/>
                  <w:sz w:val="18"/>
                </w:rPr>
                <w:t xml:space="preserve">Direct file, shell, network and model access attempts; grant-handle misuse</w:t>
              </w:r>
            </w:ins>
          </w:p>
        </w:tc>
        <w:tc>
          <w:tcPr>
            <w:tcW w:type="dxa" w:w="2304"/>
            <w:vAlign w:val="center"/>
            <w:shd w:fill="FFFFFF"/>
          </w:tcPr>
          <w:p>
            <w:pPr>
              <w:keepNext w:val="0"/>
              <w:keepLines w:val="0"/>
              <w:spacing w:after="40" w:before="40" w:line="252" w:lineRule="auto"/>
              <w:rPr>
                <w:ins w:id="9135" w:author="Claude" w:date="2026-10-07T12:00:00Z"/>
              </w:rPr>
            </w:pPr>
            <w:ins w:id="9136" w:author="Claude" w:date="2026-10-07T12:00:00Z">
              <w:r>
                <w:rPr>
                  <w:rFonts w:ascii="Calibri" w:hAnsi="Calibri"/>
                  <w:b w:val="0"/>
                  <w:color w:val="000000"/>
                  <w:sz w:val="18"/>
                </w:rPr>
                <w:t xml:space="preserve">Before any agent runtime</w:t>
              </w:r>
            </w:ins>
          </w:p>
        </w:tc>
      </w:tr>
      <w:tr>
        <w:trPr>
          <w:cantSplit/>
          <w:ins w:id="9148" w:author="Claude" w:date="2026-10-07T12:00:00Z"/>
        </w:trPr>
        <w:tc>
          <w:tcPr>
            <w:tcW w:type="dxa" w:w="576"/>
            <w:vAlign w:val="center"/>
            <w:shd w:fill="FFFFFF"/>
          </w:tcPr>
          <w:p>
            <w:pPr>
              <w:keepNext w:val="0"/>
              <w:keepLines w:val="0"/>
              <w:spacing w:after="40" w:before="40" w:line="252" w:lineRule="auto"/>
              <w:jc w:val="center"/>
              <w:rPr>
                <w:ins w:id="9138" w:author="Claude" w:date="2026-10-07T12:00:00Z"/>
              </w:rPr>
            </w:pPr>
            <w:ins w:id="9139" w:author="Claude" w:date="2026-10-07T12:00:00Z">
              <w:r>
                <w:rPr>
                  <w:rFonts w:ascii="Calibri" w:hAnsi="Calibri"/>
                  <w:b w:val="0"/>
                  <w:color w:val="000000"/>
                  <w:sz w:val="18"/>
                </w:rPr>
                <w:t xml:space="preserve">21</w:t>
              </w:r>
            </w:ins>
          </w:p>
        </w:tc>
        <w:tc>
          <w:tcPr>
            <w:tcW w:type="dxa" w:w="1440"/>
            <w:vAlign w:val="center"/>
            <w:shd w:fill="FFFFFF"/>
          </w:tcPr>
          <w:p>
            <w:pPr>
              <w:keepNext w:val="0"/>
              <w:keepLines w:val="0"/>
              <w:spacing w:after="40" w:before="40" w:line="252" w:lineRule="auto"/>
              <w:rPr>
                <w:ins w:id="9140" w:author="Claude" w:date="2026-10-07T12:00:00Z"/>
              </w:rPr>
            </w:pPr>
            <w:ins w:id="9141" w:author="Claude" w:date="2026-10-07T12:00:00Z">
              <w:r>
                <w:rPr>
                  <w:rFonts w:ascii="Calibri" w:hAnsi="Calibri"/>
                  <w:b w:val="0"/>
                  <w:color w:val="000000"/>
                  <w:sz w:val="18"/>
                </w:rPr>
                <w:t xml:space="preserve">Protected Core targets</w:t>
              </w:r>
            </w:ins>
          </w:p>
        </w:tc>
        <w:tc>
          <w:tcPr>
            <w:tcW w:type="dxa" w:w="2131"/>
            <w:vAlign w:val="center"/>
            <w:shd w:fill="FFFFFF"/>
          </w:tcPr>
          <w:p>
            <w:pPr>
              <w:keepNext w:val="0"/>
              <w:keepLines w:val="0"/>
              <w:spacing w:after="40" w:before="40" w:line="252" w:lineRule="auto"/>
              <w:rPr>
                <w:ins w:id="9142" w:author="Claude" w:date="2026-10-07T12:00:00Z"/>
              </w:rPr>
            </w:pPr>
            <w:ins w:id="9143" w:author="Claude" w:date="2026-10-07T12:00:00Z">
              <w:r>
                <w:rPr>
                  <w:rFonts w:ascii="Calibri" w:hAnsi="Calibri"/>
                  <w:b w:val="0"/>
                  <w:color w:val="000000"/>
                  <w:sz w:val="18"/>
                </w:rPr>
                <w:t xml:space="preserve">NEW-D; CAP-008</w:t>
              </w:r>
            </w:ins>
          </w:p>
        </w:tc>
        <w:tc>
          <w:tcPr>
            <w:tcW w:type="dxa" w:w="3715"/>
            <w:vAlign w:val="center"/>
            <w:shd w:fill="FFFFFF"/>
          </w:tcPr>
          <w:p>
            <w:pPr>
              <w:keepNext w:val="0"/>
              <w:keepLines w:val="0"/>
              <w:spacing w:after="40" w:before="40" w:line="252" w:lineRule="auto"/>
              <w:rPr>
                <w:ins w:id="9144" w:author="Claude" w:date="2026-10-07T12:00:00Z"/>
              </w:rPr>
            </w:pPr>
            <w:ins w:id="9145" w:author="Claude" w:date="2026-10-07T12:00:00Z">
              <w:r>
                <w:rPr>
                  <w:rFonts w:ascii="Calibri" w:hAnsi="Calibri"/>
                  <w:b w:val="0"/>
                  <w:color w:val="000000"/>
                  <w:sz w:val="18"/>
                </w:rPr>
                <w:t xml:space="preserve">Agent and guest writes through paths, links and junctions</w:t>
              </w:r>
            </w:ins>
          </w:p>
        </w:tc>
        <w:tc>
          <w:tcPr>
            <w:tcW w:type="dxa" w:w="2304"/>
            <w:vAlign w:val="center"/>
            <w:shd w:fill="FFFFFF"/>
          </w:tcPr>
          <w:p>
            <w:pPr>
              <w:keepNext w:val="0"/>
              <w:keepLines w:val="0"/>
              <w:spacing w:after="40" w:before="40" w:line="252" w:lineRule="auto"/>
              <w:rPr>
                <w:ins w:id="9146" w:author="Claude" w:date="2026-10-07T12:00:00Z"/>
              </w:rPr>
            </w:pPr>
            <w:ins w:id="9147" w:author="Claude" w:date="2026-10-07T12:00:00Z">
              <w:r>
                <w:rPr>
                  <w:rFonts w:ascii="Calibri" w:hAnsi="Calibri"/>
                  <w:b w:val="0"/>
                  <w:color w:val="000000"/>
                  <w:sz w:val="18"/>
                </w:rPr>
                <w:t xml:space="preserve">Before file-write capabilities</w:t>
              </w:r>
            </w:ins>
          </w:p>
        </w:tc>
      </w:tr>
      <w:tr>
        <w:trPr>
          <w:cantSplit/>
          <w:ins w:id="9159" w:author="Claude" w:date="2026-10-07T12:00:00Z"/>
        </w:trPr>
        <w:tc>
          <w:tcPr>
            <w:tcW w:type="dxa" w:w="576"/>
            <w:vAlign w:val="center"/>
            <w:shd w:fill="FFFFFF"/>
          </w:tcPr>
          <w:p>
            <w:pPr>
              <w:keepNext w:val="0"/>
              <w:keepLines w:val="0"/>
              <w:spacing w:after="40" w:before="40" w:line="252" w:lineRule="auto"/>
              <w:jc w:val="center"/>
              <w:rPr>
                <w:ins w:id="9149" w:author="Claude" w:date="2026-10-07T12:00:00Z"/>
              </w:rPr>
            </w:pPr>
            <w:ins w:id="9150" w:author="Claude" w:date="2026-10-07T12:00:00Z">
              <w:r>
                <w:rPr>
                  <w:rFonts w:ascii="Calibri" w:hAnsi="Calibri"/>
                  <w:b w:val="0"/>
                  <w:color w:val="000000"/>
                  <w:sz w:val="18"/>
                </w:rPr>
                <w:t xml:space="preserve">22</w:t>
              </w:r>
            </w:ins>
          </w:p>
        </w:tc>
        <w:tc>
          <w:tcPr>
            <w:tcW w:type="dxa" w:w="1440"/>
            <w:vAlign w:val="center"/>
            <w:shd w:fill="FFFFFF"/>
          </w:tcPr>
          <w:p>
            <w:pPr>
              <w:keepNext w:val="0"/>
              <w:keepLines w:val="0"/>
              <w:spacing w:after="40" w:before="40" w:line="252" w:lineRule="auto"/>
              <w:rPr>
                <w:ins w:id="9151" w:author="Claude" w:date="2026-10-07T12:00:00Z"/>
              </w:rPr>
            </w:pPr>
            <w:ins w:id="9152" w:author="Claude" w:date="2026-10-07T12:00:00Z">
              <w:r>
                <w:rPr>
                  <w:rFonts w:ascii="Calibri" w:hAnsi="Calibri"/>
                  <w:b w:val="0"/>
                  <w:color w:val="000000"/>
                  <w:sz w:val="18"/>
                </w:rPr>
                <w:t xml:space="preserve">Guest broker scope</w:t>
              </w:r>
            </w:ins>
          </w:p>
        </w:tc>
        <w:tc>
          <w:tcPr>
            <w:tcW w:type="dxa" w:w="2131"/>
            <w:vAlign w:val="center"/>
            <w:shd w:fill="FFFFFF"/>
          </w:tcPr>
          <w:p>
            <w:pPr>
              <w:keepNext w:val="0"/>
              <w:keepLines w:val="0"/>
              <w:spacing w:after="40" w:before="40" w:line="252" w:lineRule="auto"/>
              <w:rPr>
                <w:ins w:id="9153" w:author="Claude" w:date="2026-10-07T12:00:00Z"/>
              </w:rPr>
            </w:pPr>
            <w:ins w:id="9154" w:author="Claude" w:date="2026-10-07T12:00:00Z">
              <w:r>
                <w:rPr>
                  <w:rFonts w:ascii="Calibri" w:hAnsi="Calibri"/>
                  <w:b w:val="0"/>
                  <w:color w:val="000000"/>
                  <w:sz w:val="18"/>
                </w:rPr>
                <w:t xml:space="preserve">NEW-E; SEC-019</w:t>
              </w:r>
            </w:ins>
          </w:p>
        </w:tc>
        <w:tc>
          <w:tcPr>
            <w:tcW w:type="dxa" w:w="3715"/>
            <w:vAlign w:val="center"/>
            <w:shd w:fill="FFFFFF"/>
          </w:tcPr>
          <w:p>
            <w:pPr>
              <w:keepNext w:val="0"/>
              <w:keepLines w:val="0"/>
              <w:spacing w:after="40" w:before="40" w:line="252" w:lineRule="auto"/>
              <w:rPr>
                <w:ins w:id="9155" w:author="Claude" w:date="2026-10-07T12:00:00Z"/>
              </w:rPr>
            </w:pPr>
            <w:ins w:id="9156" w:author="Claude" w:date="2026-10-07T12:00:00Z">
              <w:r>
                <w:rPr>
                  <w:rFonts w:ascii="Calibri" w:hAnsi="Calibri"/>
                  <w:b w:val="0"/>
                  <w:color w:val="000000"/>
                  <w:sz w:val="18"/>
                </w:rPr>
                <w:t xml:space="preserve">Out-of-set and over-budget guest calls; host port scan from guest</w:t>
              </w:r>
            </w:ins>
          </w:p>
        </w:tc>
        <w:tc>
          <w:tcPr>
            <w:tcW w:type="dxa" w:w="2304"/>
            <w:vAlign w:val="center"/>
            <w:shd w:fill="FFFFFF"/>
          </w:tcPr>
          <w:p>
            <w:pPr>
              <w:keepNext w:val="0"/>
              <w:keepLines w:val="0"/>
              <w:spacing w:after="40" w:before="40" w:line="252" w:lineRule="auto"/>
              <w:rPr>
                <w:ins w:id="9157" w:author="Claude" w:date="2026-10-07T12:00:00Z"/>
              </w:rPr>
            </w:pPr>
            <w:ins w:id="9158" w:author="Claude" w:date="2026-10-07T12:00:00Z">
              <w:r>
                <w:rPr>
                  <w:rFonts w:ascii="Calibri" w:hAnsi="Calibri"/>
                  <w:b w:val="0"/>
                  <w:color w:val="000000"/>
                  <w:sz w:val="18"/>
                </w:rPr>
                <w:t xml:space="preserve">Before untrusted execution</w:t>
              </w:r>
            </w:ins>
          </w:p>
        </w:tc>
      </w:tr>
      <w:tr>
        <w:trPr>
          <w:cantSplit/>
          <w:ins w:id="9170" w:author="Claude" w:date="2026-10-07T12:00:00Z"/>
        </w:trPr>
        <w:tc>
          <w:tcPr>
            <w:tcW w:type="dxa" w:w="576"/>
            <w:vAlign w:val="center"/>
            <w:shd w:fill="FFFFFF"/>
          </w:tcPr>
          <w:p>
            <w:pPr>
              <w:keepNext w:val="0"/>
              <w:keepLines w:val="0"/>
              <w:spacing w:after="40" w:before="40" w:line="252" w:lineRule="auto"/>
              <w:jc w:val="center"/>
              <w:rPr>
                <w:ins w:id="9160" w:author="Claude" w:date="2026-10-07T12:00:00Z"/>
              </w:rPr>
            </w:pPr>
            <w:ins w:id="9161" w:author="Claude" w:date="2026-10-07T12:00:00Z">
              <w:r>
                <w:rPr>
                  <w:rFonts w:ascii="Calibri" w:hAnsi="Calibri"/>
                  <w:b w:val="0"/>
                  <w:color w:val="000000"/>
                  <w:sz w:val="18"/>
                </w:rPr>
                <w:t xml:space="preserve">23</w:t>
              </w:r>
            </w:ins>
          </w:p>
        </w:tc>
        <w:tc>
          <w:tcPr>
            <w:tcW w:type="dxa" w:w="1440"/>
            <w:vAlign w:val="center"/>
            <w:shd w:fill="FFFFFF"/>
          </w:tcPr>
          <w:p>
            <w:pPr>
              <w:keepNext w:val="0"/>
              <w:keepLines w:val="0"/>
              <w:spacing w:after="40" w:before="40" w:line="252" w:lineRule="auto"/>
              <w:rPr>
                <w:ins w:id="9162" w:author="Claude" w:date="2026-10-07T12:00:00Z"/>
              </w:rPr>
            </w:pPr>
            <w:ins w:id="9163" w:author="Claude" w:date="2026-10-07T12:00:00Z">
              <w:r>
                <w:rPr>
                  <w:rFonts w:ascii="Calibri" w:hAnsi="Calibri"/>
                  <w:b w:val="0"/>
                  <w:color w:val="000000"/>
                  <w:sz w:val="18"/>
                </w:rPr>
                <w:t xml:space="preserve">Authority recovery</w:t>
              </w:r>
            </w:ins>
          </w:p>
        </w:tc>
        <w:tc>
          <w:tcPr>
            <w:tcW w:type="dxa" w:w="2131"/>
            <w:vAlign w:val="center"/>
            <w:shd w:fill="FFFFFF"/>
          </w:tcPr>
          <w:p>
            <w:pPr>
              <w:keepNext w:val="0"/>
              <w:keepLines w:val="0"/>
              <w:spacing w:after="40" w:before="40" w:line="252" w:lineRule="auto"/>
              <w:rPr>
                <w:ins w:id="9164" w:author="Claude" w:date="2026-10-07T12:00:00Z"/>
              </w:rPr>
            </w:pPr>
            <w:ins w:id="9165" w:author="Claude" w:date="2026-10-07T12:00:00Z">
              <w:r>
                <w:rPr>
                  <w:rFonts w:ascii="Calibri" w:hAnsi="Calibri"/>
                  <w:b w:val="0"/>
                  <w:color w:val="000000"/>
                  <w:sz w:val="18"/>
                </w:rPr>
                <w:t xml:space="preserve">NEW-F; NEW-G; OPS-013; TEST-011</w:t>
              </w:r>
            </w:ins>
          </w:p>
        </w:tc>
        <w:tc>
          <w:tcPr>
            <w:tcW w:type="dxa" w:w="3715"/>
            <w:vAlign w:val="center"/>
            <w:shd w:fill="FFFFFF"/>
          </w:tcPr>
          <w:p>
            <w:pPr>
              <w:keepNext w:val="0"/>
              <w:keepLines w:val="0"/>
              <w:spacing w:after="40" w:before="40" w:line="252" w:lineRule="auto"/>
              <w:rPr>
                <w:ins w:id="9166" w:author="Claude" w:date="2026-10-07T12:00:00Z"/>
              </w:rPr>
            </w:pPr>
            <w:ins w:id="9167" w:author="Claude" w:date="2026-10-07T12:00:00Z">
              <w:r>
                <w:rPr>
                  <w:rFonts w:ascii="Calibri" w:hAnsi="Calibri"/>
                  <w:b w:val="0"/>
                  <w:color w:val="000000"/>
                  <w:sz w:val="18"/>
                </w:rPr>
                <w:t xml:space="preserve">Host-loss restore with ledger; old instance holding external credentials</w:t>
              </w:r>
            </w:ins>
          </w:p>
        </w:tc>
        <w:tc>
          <w:tcPr>
            <w:tcW w:type="dxa" w:w="2304"/>
            <w:vAlign w:val="center"/>
            <w:shd w:fill="FFFFFF"/>
          </w:tcPr>
          <w:p>
            <w:pPr>
              <w:keepNext w:val="0"/>
              <w:keepLines w:val="0"/>
              <w:spacing w:after="40" w:before="40" w:line="252" w:lineRule="auto"/>
              <w:rPr>
                <w:ins w:id="9168" w:author="Claude" w:date="2026-10-07T12:00:00Z"/>
              </w:rPr>
            </w:pPr>
            <w:ins w:id="9169" w:author="Claude" w:date="2026-10-07T12:00:00Z">
              <w:r>
                <w:rPr>
                  <w:rFonts w:ascii="Calibri" w:hAnsi="Calibri"/>
                  <w:b w:val="0"/>
                  <w:color w:val="000000"/>
                  <w:sz w:val="18"/>
                </w:rPr>
                <w:t xml:space="preserve">Before persistence release</w:t>
              </w:r>
            </w:ins>
          </w:p>
        </w:tc>
      </w:tr>
      <w:tr>
        <w:trPr>
          <w:cantSplit/>
          <w:ins w:id="9181" w:author="Claude" w:date="2026-10-07T12:00:00Z"/>
        </w:trPr>
        <w:tc>
          <w:tcPr>
            <w:tcW w:type="dxa" w:w="576"/>
            <w:vAlign w:val="center"/>
            <w:shd w:fill="FFFFFF"/>
          </w:tcPr>
          <w:p>
            <w:pPr>
              <w:keepNext w:val="0"/>
              <w:keepLines w:val="0"/>
              <w:spacing w:after="40" w:before="40" w:line="252" w:lineRule="auto"/>
              <w:jc w:val="center"/>
              <w:rPr>
                <w:ins w:id="9171" w:author="Claude" w:date="2026-10-07T12:00:00Z"/>
              </w:rPr>
            </w:pPr>
            <w:ins w:id="9172" w:author="Claude" w:date="2026-10-07T12:00:00Z">
              <w:r>
                <w:rPr>
                  <w:rFonts w:ascii="Calibri" w:hAnsi="Calibri"/>
                  <w:b w:val="0"/>
                  <w:color w:val="000000"/>
                  <w:sz w:val="18"/>
                </w:rPr>
                <w:t xml:space="preserve">24</w:t>
              </w:r>
            </w:ins>
          </w:p>
        </w:tc>
        <w:tc>
          <w:tcPr>
            <w:tcW w:type="dxa" w:w="1440"/>
            <w:vAlign w:val="center"/>
            <w:shd w:fill="FFFFFF"/>
          </w:tcPr>
          <w:p>
            <w:pPr>
              <w:keepNext w:val="0"/>
              <w:keepLines w:val="0"/>
              <w:spacing w:after="40" w:before="40" w:line="252" w:lineRule="auto"/>
              <w:rPr>
                <w:ins w:id="9173" w:author="Claude" w:date="2026-10-07T12:00:00Z"/>
              </w:rPr>
            </w:pPr>
            <w:ins w:id="9174" w:author="Claude" w:date="2026-10-07T12:00:00Z">
              <w:r>
                <w:rPr>
                  <w:rFonts w:ascii="Calibri" w:hAnsi="Calibri"/>
                  <w:b w:val="0"/>
                  <w:color w:val="000000"/>
                  <w:sz w:val="18"/>
                </w:rPr>
                <w:t xml:space="preserve">Ambient input and supply chain</w:t>
              </w:r>
            </w:ins>
          </w:p>
        </w:tc>
        <w:tc>
          <w:tcPr>
            <w:tcW w:type="dxa" w:w="2131"/>
            <w:vAlign w:val="center"/>
            <w:shd w:fill="FFFFFF"/>
          </w:tcPr>
          <w:p>
            <w:pPr>
              <w:keepNext w:val="0"/>
              <w:keepLines w:val="0"/>
              <w:spacing w:after="40" w:before="40" w:line="252" w:lineRule="auto"/>
              <w:rPr>
                <w:ins w:id="9175" w:author="Claude" w:date="2026-10-07T12:00:00Z"/>
              </w:rPr>
            </w:pPr>
            <w:ins w:id="9176" w:author="Claude" w:date="2026-10-07T12:00:00Z">
              <w:r>
                <w:rPr>
                  <w:rFonts w:ascii="Calibri" w:hAnsi="Calibri"/>
                  <w:b w:val="0"/>
                  <w:color w:val="000000"/>
                  <w:sz w:val="18"/>
                </w:rPr>
                <w:t xml:space="preserve">NEW-I; NEW-J; NEW-K</w:t>
              </w:r>
            </w:ins>
          </w:p>
        </w:tc>
        <w:tc>
          <w:tcPr>
            <w:tcW w:type="dxa" w:w="3715"/>
            <w:vAlign w:val="center"/>
            <w:shd w:fill="FFFFFF"/>
          </w:tcPr>
          <w:p>
            <w:pPr>
              <w:keepNext w:val="0"/>
              <w:keepLines w:val="0"/>
              <w:spacing w:after="40" w:before="40" w:line="252" w:lineRule="auto"/>
              <w:rPr>
                <w:ins w:id="9177" w:author="Claude" w:date="2026-10-07T12:00:00Z"/>
              </w:rPr>
            </w:pPr>
            <w:ins w:id="9178" w:author="Claude" w:date="2026-10-07T12:00:00Z">
              <w:r>
                <w:rPr>
                  <w:rFonts w:ascii="Calibri" w:hAnsi="Calibri"/>
                  <w:b w:val="0"/>
                  <w:color w:val="000000"/>
                  <w:sz w:val="18"/>
                </w:rPr>
                <w:t xml:space="preserve">Recorded-audio injection; offline startup; tampered artifact; changed MCP tool definition</w:t>
              </w:r>
            </w:ins>
          </w:p>
        </w:tc>
        <w:tc>
          <w:tcPr>
            <w:tcW w:type="dxa" w:w="2304"/>
            <w:vAlign w:val="center"/>
            <w:shd w:fill="FFFFFF"/>
          </w:tcPr>
          <w:p>
            <w:pPr>
              <w:keepNext w:val="0"/>
              <w:keepLines w:val="0"/>
              <w:spacing w:after="40" w:before="40" w:line="252" w:lineRule="auto"/>
              <w:rPr>
                <w:ins w:id="9179" w:author="Claude" w:date="2026-10-07T12:00:00Z"/>
              </w:rPr>
            </w:pPr>
            <w:ins w:id="9180" w:author="Claude" w:date="2026-10-07T12:00:00Z">
              <w:r>
                <w:rPr>
                  <w:rFonts w:ascii="Calibri" w:hAnsi="Calibri"/>
                  <w:b w:val="0"/>
                  <w:color w:val="000000"/>
                  <w:sz w:val="18"/>
                </w:rPr>
                <w:t xml:space="preserve">Before voice client or component activation</w:t>
              </w:r>
            </w:ins>
          </w:p>
        </w:tc>
      </w:tr>
    </w:tbl>
    <w:p>
      <w:pPr>
        <w:widowControl/>
      </w:pPr>
      <w:r>
        <w:rPr>
          <w:rFonts w:ascii="Calibri" w:hAnsi="Calibri"/>
          <w:color w:val="000000"/>
        </w:rPr>
        <w:t>Final review and freeze status: pending. Resolve enabled-path Critical/High findings, complete and approve the relevant ADRs, publish schemas, and collect the specified evidence before claiming compliance or enabling the affected paths.</w:t>
      </w:r>
    </w:p>
    <w:sectPr w:rsidR="00FC693F" w:rsidRPr="0006063C" w:rsidSect="00034616">
      <w:footerReference w:type="default" r:id="rId9"/>
      <w:headerReference w:type="default" r:id="rId10"/>
      <w:pgSz w:w="12240" w:h="15840"/>
      <w:pgMar w:top="1037" w:right="1037" w:bottom="1037" w:left="1037"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Freya Foundation v1.1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000000"/>
        <w:sz w:val="16"/>
      </w:rPr>
      <w:t>Freya Foundation v1.1  |  Architecture candidate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80"/>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80" w:after="14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Next w:val="0"/>
      <w:keepLines w:val="0"/>
      <w:spacing w:before="60" w:after="140" w:line="240" w:lineRule="auto"/>
      <w:ind w:left="317" w:right="173"/>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Freya Foundation v1.1 — System Architecture &amp; Design Specification</dc:title>
  <dc:subject>Reconciled Foundation v1.1 architecture candidate and implementation gates; ADR approvals and implementation evidence pending</dc:subject>
  <dc:creator>python-docx</dc:creator>
  <cp:keywords>Freya; Foundation; architecture candidate; v1.1</cp:keywords>
  <dc:description>Reconstructed from Foundation v1 and the complete Codex post-review handoff including Part 12, with agreed user modifications. No implementation test or ADR approval is asserted.</dc:description>
  <cp:lastModifiedBy/>
  <cp:revision>1</cp:revision>
  <dcterms:created xsi:type="dcterms:W3CDTF">2013-12-23T23:15:00Z</dcterms:created>
  <dcterms:modified xsi:type="dcterms:W3CDTF">2013-12-23T23:15:00Z</dcterms:modified>
  <cp:category/>
  <cp:version>1.1</cp:version>
</cp:coreProperties>
</file>